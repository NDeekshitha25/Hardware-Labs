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C98786" w14:textId="5C3237F6" w:rsidR="00B704F4" w:rsidRDefault="00B704F4" w:rsidP="00BA47C0">
      <w:pPr>
        <w:widowControl w:val="0"/>
        <w:spacing w:after="0" w:line="300" w:lineRule="exact"/>
        <w:jc w:val="both"/>
        <w:rPr>
          <w:rFonts w:ascii="Times New Roman" w:hAnsi="Times New Roman" w:cs="Times New Roman"/>
          <w:b/>
          <w:sz w:val="36"/>
          <w:szCs w:val="36"/>
          <w:u w:val="single"/>
        </w:rPr>
      </w:pPr>
      <w:r>
        <w:rPr>
          <w:rFonts w:ascii="Times New Roman" w:hAnsi="Times New Roman" w:cs="Times New Roman"/>
          <w:b/>
          <w:sz w:val="36"/>
          <w:szCs w:val="36"/>
        </w:rPr>
        <w:tab/>
      </w:r>
      <w:r>
        <w:rPr>
          <w:rFonts w:ascii="Times New Roman" w:hAnsi="Times New Roman" w:cs="Times New Roman"/>
          <w:b/>
          <w:sz w:val="36"/>
          <w:szCs w:val="36"/>
        </w:rPr>
        <w:tab/>
      </w:r>
      <w:r w:rsidR="00BA47C0">
        <w:rPr>
          <w:rFonts w:ascii="Times New Roman" w:hAnsi="Times New Roman" w:cs="Times New Roman"/>
          <w:b/>
          <w:sz w:val="36"/>
          <w:szCs w:val="36"/>
        </w:rPr>
        <w:t xml:space="preserve">      </w:t>
      </w:r>
      <w:r>
        <w:rPr>
          <w:rFonts w:ascii="Times New Roman" w:hAnsi="Times New Roman" w:cs="Times New Roman"/>
          <w:b/>
          <w:sz w:val="36"/>
          <w:szCs w:val="36"/>
          <w:u w:val="single"/>
        </w:rPr>
        <w:t>EXPERIMENT NO</w:t>
      </w:r>
      <w:r w:rsidR="00D77DC4">
        <w:rPr>
          <w:rFonts w:ascii="Times New Roman" w:hAnsi="Times New Roman" w:cs="Times New Roman"/>
          <w:b/>
          <w:sz w:val="36"/>
          <w:szCs w:val="36"/>
          <w:u w:val="single"/>
        </w:rPr>
        <w:t>. 01</w:t>
      </w:r>
      <w:r w:rsidR="00BA47C0">
        <w:rPr>
          <w:rFonts w:ascii="Times New Roman" w:hAnsi="Times New Roman" w:cs="Times New Roman"/>
          <w:b/>
          <w:sz w:val="36"/>
          <w:szCs w:val="36"/>
          <w:u w:val="single"/>
        </w:rPr>
        <w:t>---PN SEQUENCES</w:t>
      </w:r>
    </w:p>
    <w:p w14:paraId="7B38EA81" w14:textId="77777777" w:rsidR="00BA47C0" w:rsidRDefault="00BA47C0" w:rsidP="00B704F4">
      <w:pPr>
        <w:widowControl w:val="0"/>
        <w:spacing w:after="0" w:line="300" w:lineRule="exact"/>
        <w:jc w:val="both"/>
        <w:rPr>
          <w:rFonts w:ascii="Times New Roman" w:hAnsi="Times New Roman" w:cs="Times New Roman"/>
          <w:b/>
          <w:sz w:val="36"/>
          <w:szCs w:val="36"/>
          <w:u w:val="single"/>
        </w:rPr>
      </w:pPr>
    </w:p>
    <w:p w14:paraId="66520543" w14:textId="77777777" w:rsidR="00BA47C0" w:rsidRDefault="00BA47C0" w:rsidP="00B704F4">
      <w:pPr>
        <w:widowControl w:val="0"/>
        <w:spacing w:after="0" w:line="300" w:lineRule="exact"/>
        <w:jc w:val="both"/>
        <w:rPr>
          <w:rFonts w:ascii="Times New Roman" w:hAnsi="Times New Roman" w:cs="Times New Roman"/>
          <w:b/>
          <w:sz w:val="36"/>
          <w:szCs w:val="36"/>
          <w:u w:val="single"/>
        </w:rPr>
      </w:pPr>
    </w:p>
    <w:p w14:paraId="006104FD" w14:textId="77777777" w:rsidR="00B704F4" w:rsidRDefault="00B704F4" w:rsidP="00B704F4">
      <w:pPr>
        <w:widowControl w:val="0"/>
        <w:spacing w:after="0" w:line="300" w:lineRule="exact"/>
        <w:jc w:val="both"/>
        <w:rPr>
          <w:rFonts w:ascii="Times New Roman" w:hAnsi="Times New Roman" w:cs="Times New Roman"/>
          <w:b/>
          <w:sz w:val="36"/>
          <w:szCs w:val="36"/>
          <w:u w:val="single"/>
        </w:rPr>
      </w:pPr>
    </w:p>
    <w:p w14:paraId="25090134" w14:textId="77777777" w:rsidR="00B704F4" w:rsidRDefault="00B704F4" w:rsidP="00B704F4">
      <w:pPr>
        <w:widowControl w:val="0"/>
        <w:spacing w:after="0" w:line="300" w:lineRule="exact"/>
        <w:jc w:val="both"/>
        <w:rPr>
          <w:rFonts w:ascii="Times New Roman" w:hAnsi="Times New Roman" w:cs="Times New Roman"/>
          <w:b/>
          <w:sz w:val="36"/>
          <w:szCs w:val="36"/>
          <w:u w:val="single"/>
        </w:rPr>
      </w:pPr>
    </w:p>
    <w:p w14:paraId="657FF092" w14:textId="6FE9D6C2" w:rsidR="00B704F4" w:rsidRPr="00287752" w:rsidRDefault="00B704F4" w:rsidP="00B704F4">
      <w:pPr>
        <w:widowControl w:val="0"/>
        <w:spacing w:after="0" w:line="300" w:lineRule="exact"/>
        <w:jc w:val="both"/>
      </w:pPr>
    </w:p>
    <w:p w14:paraId="783D009B" w14:textId="77777777" w:rsidR="00B704F4" w:rsidRDefault="00B704F4" w:rsidP="00B704F4">
      <w:pPr>
        <w:widowControl w:val="0"/>
        <w:spacing w:after="0" w:line="300" w:lineRule="exact"/>
        <w:rPr>
          <w:rFonts w:ascii="Times New Roman" w:hAnsi="Times New Roman" w:cs="Times New Roman"/>
          <w:b/>
          <w:sz w:val="36"/>
          <w:szCs w:val="36"/>
        </w:rPr>
      </w:pPr>
    </w:p>
    <w:p w14:paraId="574D25E8" w14:textId="77777777" w:rsidR="00B704F4" w:rsidRDefault="00B704F4" w:rsidP="00B704F4">
      <w:pPr>
        <w:widowControl w:val="0"/>
        <w:spacing w:after="0" w:line="300" w:lineRule="exact"/>
        <w:rPr>
          <w:del w:id="0" w:author="Amitalok" w:date="2024-07-31T14:24:00Z"/>
          <w:rFonts w:ascii="Times New Roman" w:hAnsi="Times New Roman" w:cs="Times New Roman"/>
          <w:b/>
          <w:sz w:val="36"/>
          <w:szCs w:val="36"/>
        </w:rPr>
      </w:pPr>
    </w:p>
    <w:p w14:paraId="04ACC491" w14:textId="77777777" w:rsidR="00B704F4" w:rsidRDefault="00B704F4" w:rsidP="00B704F4">
      <w:pPr>
        <w:widowControl w:val="0"/>
        <w:spacing w:after="0" w:line="300" w:lineRule="exact"/>
        <w:rPr>
          <w:rFonts w:ascii="Times New Roman" w:hAnsi="Times New Roman" w:cs="Times New Roman"/>
          <w:b/>
          <w:sz w:val="36"/>
          <w:szCs w:val="36"/>
        </w:rPr>
      </w:pPr>
    </w:p>
    <w:p w14:paraId="72FDA54C" w14:textId="77777777" w:rsidR="00B704F4" w:rsidRDefault="00B704F4" w:rsidP="00B704F4">
      <w:pPr>
        <w:widowControl w:val="0"/>
        <w:spacing w:after="0" w:line="300" w:lineRule="exact"/>
        <w:rPr>
          <w:rFonts w:ascii="Times New Roman" w:hAnsi="Times New Roman" w:cs="Times New Roman"/>
          <w:b/>
          <w:sz w:val="36"/>
          <w:szCs w:val="36"/>
        </w:rPr>
      </w:pPr>
    </w:p>
    <w:p w14:paraId="07BB3E69" w14:textId="77777777" w:rsidR="00B704F4" w:rsidRDefault="00B704F4" w:rsidP="00B704F4">
      <w:pPr>
        <w:widowControl w:val="0"/>
        <w:spacing w:after="0" w:line="300" w:lineRule="exact"/>
      </w:pPr>
    </w:p>
    <w:p w14:paraId="355607E7" w14:textId="77777777" w:rsidR="00B704F4" w:rsidRDefault="00B704F4" w:rsidP="00B704F4">
      <w:pPr>
        <w:widowControl w:val="0"/>
        <w:spacing w:after="0" w:line="240" w:lineRule="auto"/>
        <w:jc w:val="both"/>
        <w:rPr>
          <w:rFonts w:ascii="Times New Roman" w:hAnsi="Times New Roman" w:cs="Times New Roman"/>
          <w:b/>
          <w:sz w:val="36"/>
          <w:szCs w:val="36"/>
        </w:rPr>
      </w:pPr>
    </w:p>
    <w:p w14:paraId="407A06E1" w14:textId="77777777" w:rsidR="00B704F4" w:rsidRDefault="00B704F4" w:rsidP="00B704F4">
      <w:pPr>
        <w:widowControl w:val="0"/>
        <w:spacing w:after="0" w:line="240" w:lineRule="auto"/>
        <w:jc w:val="both"/>
        <w:rPr>
          <w:rFonts w:ascii="Times New Roman" w:hAnsi="Times New Roman" w:cs="Times New Roman"/>
          <w:b/>
          <w:sz w:val="36"/>
          <w:szCs w:val="36"/>
        </w:rPr>
      </w:pPr>
    </w:p>
    <w:p w14:paraId="003C6ADA" w14:textId="77777777" w:rsidR="00BA47C0" w:rsidRDefault="00B704F4" w:rsidP="00BA47C0">
      <w:pPr>
        <w:widowControl w:val="0"/>
        <w:spacing w:after="0" w:line="240" w:lineRule="auto"/>
        <w:jc w:val="center"/>
      </w:pPr>
      <w:r>
        <w:rPr>
          <w:noProof/>
        </w:rPr>
        <w:drawing>
          <wp:inline distT="0" distB="0" distL="0" distR="0" wp14:anchorId="135CA321" wp14:editId="63EAE8C0">
            <wp:extent cx="1866900" cy="1956628"/>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1870866" cy="1960785"/>
                    </a:xfrm>
                    <a:prstGeom prst="rect">
                      <a:avLst/>
                    </a:prstGeom>
                  </pic:spPr>
                </pic:pic>
              </a:graphicData>
            </a:graphic>
          </wp:inline>
        </w:drawing>
      </w:r>
    </w:p>
    <w:p w14:paraId="4D331E85" w14:textId="77777777" w:rsidR="00BA47C0" w:rsidRDefault="00BA47C0" w:rsidP="00BA47C0">
      <w:pPr>
        <w:widowControl w:val="0"/>
        <w:spacing w:after="0" w:line="240" w:lineRule="auto"/>
        <w:jc w:val="center"/>
        <w:rPr>
          <w:rFonts w:ascii="Times New Roman" w:hAnsi="Times New Roman" w:cs="Times New Roman"/>
          <w:i/>
          <w:sz w:val="36"/>
          <w:szCs w:val="36"/>
        </w:rPr>
      </w:pPr>
    </w:p>
    <w:p w14:paraId="11F97A64" w14:textId="77777777" w:rsidR="00BA47C0" w:rsidRDefault="00BA47C0" w:rsidP="00BA47C0">
      <w:pPr>
        <w:widowControl w:val="0"/>
        <w:spacing w:after="0" w:line="240" w:lineRule="auto"/>
        <w:jc w:val="center"/>
        <w:rPr>
          <w:rFonts w:ascii="Times New Roman" w:hAnsi="Times New Roman" w:cs="Times New Roman"/>
          <w:i/>
          <w:sz w:val="36"/>
          <w:szCs w:val="36"/>
        </w:rPr>
      </w:pPr>
    </w:p>
    <w:p w14:paraId="39970545" w14:textId="2BD8DFFB" w:rsidR="00E81900" w:rsidRPr="00E81900" w:rsidRDefault="00BA47C0" w:rsidP="00BA47C0">
      <w:pPr>
        <w:widowControl w:val="0"/>
        <w:spacing w:after="0" w:line="240" w:lineRule="auto"/>
        <w:jc w:val="center"/>
        <w:rPr>
          <w:ins w:id="1" w:author="Amitalok" w:date="2024-07-31T14:24:00Z"/>
          <w:rFonts w:ascii="Times New Roman" w:hAnsi="Times New Roman" w:cs="Times New Roman"/>
          <w:b/>
          <w:i/>
          <w:sz w:val="36"/>
          <w:szCs w:val="36"/>
        </w:rPr>
      </w:pPr>
      <w:del w:id="2" w:author="Amitalok" w:date="2024-07-31T14:24:00Z">
        <w:r w:rsidRPr="00BA47C0">
          <w:rPr>
            <w:rFonts w:ascii="Times New Roman" w:hAnsi="Times New Roman" w:cs="Times New Roman"/>
            <w:i/>
            <w:sz w:val="36"/>
            <w:szCs w:val="36"/>
          </w:rPr>
          <w:delText>Group</w:delText>
        </w:r>
      </w:del>
      <w:ins w:id="3" w:author="Amitalok" w:date="2024-07-31T14:24:00Z">
        <w:r w:rsidR="00E81900" w:rsidRPr="00E81900">
          <w:rPr>
            <w:rFonts w:ascii="Times New Roman" w:hAnsi="Times New Roman" w:cs="Times New Roman"/>
            <w:b/>
            <w:i/>
            <w:sz w:val="36"/>
            <w:szCs w:val="36"/>
          </w:rPr>
          <w:t xml:space="preserve">Name: Amitalok J. </w:t>
        </w:r>
        <w:proofErr w:type="spellStart"/>
        <w:r w:rsidR="00E81900" w:rsidRPr="00E81900">
          <w:rPr>
            <w:rFonts w:ascii="Times New Roman" w:hAnsi="Times New Roman" w:cs="Times New Roman"/>
            <w:b/>
            <w:i/>
            <w:sz w:val="36"/>
            <w:szCs w:val="36"/>
          </w:rPr>
          <w:t>Budkuley</w:t>
        </w:r>
        <w:proofErr w:type="spellEnd"/>
      </w:ins>
    </w:p>
    <w:p w14:paraId="3A155D53" w14:textId="01BF9CA7" w:rsidR="00E81900" w:rsidRPr="00E81900" w:rsidRDefault="00E81900" w:rsidP="00BA47C0">
      <w:pPr>
        <w:widowControl w:val="0"/>
        <w:spacing w:after="0" w:line="240" w:lineRule="auto"/>
        <w:jc w:val="center"/>
        <w:rPr>
          <w:rFonts w:ascii="Times New Roman" w:hAnsi="Times New Roman"/>
          <w:b/>
          <w:i/>
          <w:sz w:val="36"/>
          <w:rPrChange w:id="4" w:author="Amitalok" w:date="2024-07-31T14:24:00Z">
            <w:rPr>
              <w:i/>
            </w:rPr>
          </w:rPrChange>
        </w:rPr>
      </w:pPr>
      <w:ins w:id="5" w:author="Amitalok" w:date="2024-07-31T14:24:00Z">
        <w:r w:rsidRPr="00E81900">
          <w:rPr>
            <w:rFonts w:ascii="Times New Roman" w:hAnsi="Times New Roman" w:cs="Times New Roman"/>
            <w:b/>
            <w:i/>
            <w:sz w:val="36"/>
            <w:szCs w:val="36"/>
          </w:rPr>
          <w:t>Roll</w:t>
        </w:r>
      </w:ins>
      <w:r w:rsidRPr="00E81900">
        <w:rPr>
          <w:rFonts w:ascii="Times New Roman" w:hAnsi="Times New Roman"/>
          <w:b/>
          <w:i/>
          <w:sz w:val="36"/>
          <w:rPrChange w:id="6" w:author="Amitalok" w:date="2024-07-31T14:24:00Z">
            <w:rPr>
              <w:rFonts w:ascii="Times New Roman" w:hAnsi="Times New Roman"/>
              <w:i/>
              <w:sz w:val="36"/>
            </w:rPr>
          </w:rPrChange>
        </w:rPr>
        <w:t xml:space="preserve"> Number: </w:t>
      </w:r>
      <w:ins w:id="7" w:author="Amitalok" w:date="2024-07-31T14:24:00Z">
        <w:r w:rsidRPr="00E81900">
          <w:rPr>
            <w:rFonts w:ascii="Times New Roman" w:hAnsi="Times New Roman" w:cs="Times New Roman"/>
            <w:b/>
            <w:i/>
            <w:sz w:val="36"/>
            <w:szCs w:val="36"/>
          </w:rPr>
          <w:t>19034</w:t>
        </w:r>
      </w:ins>
    </w:p>
    <w:p w14:paraId="5187BAEA" w14:textId="77777777" w:rsidR="00E81900" w:rsidRDefault="00E81900" w:rsidP="00BA47C0">
      <w:pPr>
        <w:widowControl w:val="0"/>
        <w:spacing w:after="0" w:line="240" w:lineRule="auto"/>
        <w:jc w:val="center"/>
        <w:rPr>
          <w:ins w:id="8" w:author="Amitalok" w:date="2024-07-31T14:24:00Z"/>
          <w:rFonts w:ascii="Times New Roman" w:hAnsi="Times New Roman" w:cs="Times New Roman"/>
          <w:i/>
          <w:sz w:val="36"/>
          <w:szCs w:val="36"/>
        </w:rPr>
      </w:pPr>
    </w:p>
    <w:p w14:paraId="7CBB1754" w14:textId="28DBCAA5" w:rsidR="00BA47C0" w:rsidRPr="005009E0" w:rsidRDefault="00BA47C0" w:rsidP="00BA47C0">
      <w:pPr>
        <w:widowControl w:val="0"/>
        <w:spacing w:after="0" w:line="240" w:lineRule="auto"/>
        <w:jc w:val="center"/>
        <w:rPr>
          <w:del w:id="9" w:author="Amitalok" w:date="2024-07-31T14:24:00Z"/>
          <w:rFonts w:ascii="Times New Roman" w:hAnsi="Times New Roman" w:cs="Times New Roman"/>
          <w:i/>
          <w:sz w:val="28"/>
          <w:szCs w:val="28"/>
        </w:rPr>
      </w:pPr>
      <w:r w:rsidRPr="005009E0">
        <w:rPr>
          <w:rFonts w:ascii="Times New Roman" w:hAnsi="Times New Roman" w:cs="Times New Roman"/>
          <w:i/>
          <w:sz w:val="28"/>
          <w:szCs w:val="28"/>
        </w:rPr>
        <w:t xml:space="preserve">Group </w:t>
      </w:r>
      <w:del w:id="10" w:author="Amitalok" w:date="2024-07-31T14:24:00Z">
        <w:r w:rsidRPr="005009E0">
          <w:rPr>
            <w:rFonts w:ascii="Times New Roman" w:hAnsi="Times New Roman" w:cs="Times New Roman"/>
            <w:i/>
            <w:sz w:val="28"/>
            <w:szCs w:val="28"/>
          </w:rPr>
          <w:delText>Name:</w:delText>
        </w:r>
      </w:del>
    </w:p>
    <w:p w14:paraId="463EB1A8" w14:textId="3B3DA354" w:rsidR="00BA47C0" w:rsidRPr="005009E0" w:rsidRDefault="00BA47C0" w:rsidP="00BA47C0">
      <w:pPr>
        <w:widowControl w:val="0"/>
        <w:spacing w:after="0" w:line="240" w:lineRule="auto"/>
        <w:jc w:val="center"/>
        <w:rPr>
          <w:rFonts w:ascii="Times New Roman" w:hAnsi="Times New Roman" w:cs="Times New Roman"/>
          <w:i/>
          <w:sz w:val="28"/>
          <w:szCs w:val="28"/>
        </w:rPr>
      </w:pPr>
      <w:del w:id="11" w:author="Amitalok" w:date="2024-07-31T14:24:00Z">
        <w:r w:rsidRPr="005009E0">
          <w:rPr>
            <w:rFonts w:ascii="Times New Roman" w:hAnsi="Times New Roman" w:cs="Times New Roman"/>
            <w:i/>
            <w:sz w:val="28"/>
            <w:szCs w:val="28"/>
          </w:rPr>
          <w:delText>Group Members:</w:delText>
        </w:r>
      </w:del>
      <w:ins w:id="12" w:author="Amitalok" w:date="2024-07-31T14:24:00Z">
        <w:r w:rsidRPr="005009E0">
          <w:rPr>
            <w:rFonts w:ascii="Times New Roman" w:hAnsi="Times New Roman" w:cs="Times New Roman"/>
            <w:i/>
            <w:sz w:val="28"/>
            <w:szCs w:val="28"/>
          </w:rPr>
          <w:t>Member</w:t>
        </w:r>
        <w:r w:rsidR="00E81900" w:rsidRPr="005009E0">
          <w:rPr>
            <w:rFonts w:ascii="Times New Roman" w:hAnsi="Times New Roman" w:cs="Times New Roman"/>
            <w:i/>
            <w:sz w:val="28"/>
            <w:szCs w:val="28"/>
          </w:rPr>
          <w:t>(</w:t>
        </w:r>
        <w:r w:rsidRPr="005009E0">
          <w:rPr>
            <w:rFonts w:ascii="Times New Roman" w:hAnsi="Times New Roman" w:cs="Times New Roman"/>
            <w:i/>
            <w:sz w:val="28"/>
            <w:szCs w:val="28"/>
          </w:rPr>
          <w:t>s</w:t>
        </w:r>
        <w:r w:rsidR="00E81900" w:rsidRPr="005009E0">
          <w:rPr>
            <w:rFonts w:ascii="Times New Roman" w:hAnsi="Times New Roman" w:cs="Times New Roman"/>
            <w:i/>
            <w:sz w:val="28"/>
            <w:szCs w:val="28"/>
          </w:rPr>
          <w:t>)</w:t>
        </w:r>
        <w:r w:rsidRPr="005009E0">
          <w:rPr>
            <w:rFonts w:ascii="Times New Roman" w:hAnsi="Times New Roman" w:cs="Times New Roman"/>
            <w:i/>
            <w:sz w:val="28"/>
            <w:szCs w:val="28"/>
          </w:rPr>
          <w:t>:</w:t>
        </w:r>
      </w:ins>
    </w:p>
    <w:p w14:paraId="46AF8F3A" w14:textId="52B9A6F7" w:rsidR="00E81900" w:rsidRPr="005009E0" w:rsidRDefault="00E81900" w:rsidP="00BA47C0">
      <w:pPr>
        <w:widowControl w:val="0"/>
        <w:spacing w:after="0" w:line="240" w:lineRule="auto"/>
        <w:jc w:val="center"/>
        <w:rPr>
          <w:ins w:id="13" w:author="Amitalok" w:date="2024-07-31T14:24:00Z"/>
          <w:rFonts w:ascii="Times New Roman" w:hAnsi="Times New Roman" w:cs="Times New Roman"/>
          <w:i/>
          <w:sz w:val="28"/>
          <w:szCs w:val="28"/>
        </w:rPr>
      </w:pPr>
      <w:ins w:id="14" w:author="Amitalok" w:date="2024-07-31T14:24:00Z">
        <w:r w:rsidRPr="005009E0">
          <w:rPr>
            <w:rFonts w:ascii="Times New Roman" w:hAnsi="Times New Roman" w:cs="Times New Roman"/>
            <w:i/>
            <w:sz w:val="28"/>
            <w:szCs w:val="28"/>
          </w:rPr>
          <w:t>Jyothi Kiran (Roll Number here)</w:t>
        </w:r>
      </w:ins>
    </w:p>
    <w:p w14:paraId="1ADED534" w14:textId="7B803A6C" w:rsidR="00E81900" w:rsidRPr="00BA47C0" w:rsidRDefault="00E81900" w:rsidP="00BA47C0">
      <w:pPr>
        <w:widowControl w:val="0"/>
        <w:spacing w:after="0" w:line="240" w:lineRule="auto"/>
        <w:jc w:val="center"/>
        <w:rPr>
          <w:ins w:id="15" w:author="Amitalok" w:date="2024-07-31T14:24:00Z"/>
          <w:rFonts w:ascii="Times New Roman" w:hAnsi="Times New Roman" w:cs="Times New Roman"/>
          <w:i/>
          <w:sz w:val="36"/>
          <w:szCs w:val="36"/>
        </w:rPr>
      </w:pPr>
      <w:ins w:id="16" w:author="Amitalok" w:date="2024-07-31T14:24:00Z">
        <w:r w:rsidRPr="005009E0">
          <w:rPr>
            <w:rFonts w:ascii="Times New Roman" w:hAnsi="Times New Roman" w:cs="Times New Roman"/>
            <w:i/>
            <w:sz w:val="28"/>
            <w:szCs w:val="28"/>
          </w:rPr>
          <w:t>Kiran Jyothi (Roll Number here)</w:t>
        </w:r>
      </w:ins>
    </w:p>
    <w:p w14:paraId="6A9065B0" w14:textId="78E0C835" w:rsidR="00BA47C0" w:rsidRDefault="00BA47C0" w:rsidP="00B704F4">
      <w:pPr>
        <w:widowControl w:val="0"/>
        <w:spacing w:after="0" w:line="240" w:lineRule="auto"/>
        <w:jc w:val="both"/>
        <w:rPr>
          <w:rFonts w:ascii="Times New Roman" w:hAnsi="Times New Roman" w:cs="Times New Roman"/>
          <w:b/>
          <w:sz w:val="36"/>
          <w:szCs w:val="36"/>
        </w:rPr>
      </w:pPr>
    </w:p>
    <w:p w14:paraId="626DA3A5" w14:textId="78E0C835" w:rsidR="00BA47C0" w:rsidRDefault="00BA47C0" w:rsidP="00B704F4">
      <w:pPr>
        <w:widowControl w:val="0"/>
        <w:spacing w:after="0" w:line="240" w:lineRule="auto"/>
        <w:jc w:val="both"/>
        <w:rPr>
          <w:rFonts w:ascii="Times New Roman" w:hAnsi="Times New Roman" w:cs="Times New Roman"/>
          <w:b/>
          <w:sz w:val="36"/>
          <w:szCs w:val="36"/>
        </w:rPr>
      </w:pPr>
    </w:p>
    <w:p w14:paraId="0A6B31C7" w14:textId="434DF0F3" w:rsidR="00D47B08" w:rsidRDefault="00D47B08" w:rsidP="00B704F4">
      <w:pPr>
        <w:widowControl w:val="0"/>
        <w:spacing w:after="0" w:line="240" w:lineRule="auto"/>
        <w:ind w:left="1440" w:firstLine="720"/>
        <w:jc w:val="both"/>
        <w:rPr>
          <w:del w:id="17" w:author="Amitalok" w:date="2024-07-31T14:24:00Z"/>
          <w:rFonts w:ascii="Times New Roman" w:hAnsi="Times New Roman" w:cs="Times New Roman"/>
          <w:b/>
          <w:sz w:val="24"/>
          <w:szCs w:val="36"/>
        </w:rPr>
      </w:pPr>
    </w:p>
    <w:p w14:paraId="2021728C" w14:textId="3E341749" w:rsidR="00BA47C0" w:rsidRDefault="00BA47C0" w:rsidP="00B704F4">
      <w:pPr>
        <w:widowControl w:val="0"/>
        <w:spacing w:after="0" w:line="240" w:lineRule="auto"/>
        <w:ind w:left="1440" w:firstLine="720"/>
        <w:jc w:val="both"/>
        <w:rPr>
          <w:del w:id="18" w:author="Amitalok" w:date="2024-07-31T14:24:00Z"/>
          <w:rFonts w:ascii="Times New Roman" w:hAnsi="Times New Roman" w:cs="Times New Roman"/>
          <w:b/>
          <w:sz w:val="24"/>
          <w:szCs w:val="36"/>
        </w:rPr>
      </w:pPr>
    </w:p>
    <w:p w14:paraId="6F6E2EB9" w14:textId="77777777" w:rsidR="00BA47C0" w:rsidRDefault="00BA47C0" w:rsidP="00B704F4">
      <w:pPr>
        <w:widowControl w:val="0"/>
        <w:spacing w:after="0" w:line="240" w:lineRule="auto"/>
        <w:ind w:left="1440" w:firstLine="720"/>
        <w:jc w:val="both"/>
        <w:rPr>
          <w:del w:id="19" w:author="Amitalok" w:date="2024-07-31T14:24:00Z"/>
          <w:rFonts w:ascii="Times New Roman" w:hAnsi="Times New Roman" w:cs="Times New Roman"/>
          <w:b/>
          <w:sz w:val="24"/>
          <w:szCs w:val="36"/>
        </w:rPr>
      </w:pPr>
    </w:p>
    <w:p w14:paraId="7845A16A" w14:textId="014E3B86" w:rsidR="00D47B08" w:rsidRDefault="00D47B08" w:rsidP="00D47B08">
      <w:pPr>
        <w:widowControl w:val="0"/>
        <w:spacing w:after="0" w:line="240" w:lineRule="auto"/>
        <w:jc w:val="both"/>
        <w:rPr>
          <w:rFonts w:ascii="Times New Roman" w:hAnsi="Times New Roman" w:cs="Times New Roman"/>
          <w:b/>
          <w:sz w:val="24"/>
          <w:szCs w:val="36"/>
        </w:rPr>
      </w:pPr>
    </w:p>
    <w:p w14:paraId="3EA57A4A" w14:textId="77777777" w:rsidR="00B704F4" w:rsidRDefault="00B704F4" w:rsidP="00B704F4">
      <w:pPr>
        <w:widowControl w:val="0"/>
        <w:spacing w:after="0" w:line="240" w:lineRule="auto"/>
        <w:ind w:left="1440" w:firstLine="720"/>
        <w:jc w:val="both"/>
        <w:rPr>
          <w:rFonts w:ascii="Times New Roman" w:hAnsi="Times New Roman" w:cs="Times New Roman"/>
          <w:b/>
          <w:sz w:val="24"/>
          <w:szCs w:val="36"/>
        </w:rPr>
      </w:pPr>
    </w:p>
    <w:p w14:paraId="1BF9CFF6" w14:textId="77777777" w:rsidR="00BA47C0" w:rsidRPr="00442FD6" w:rsidRDefault="00BA47C0" w:rsidP="00BA47C0">
      <w:pPr>
        <w:widowControl w:val="0"/>
        <w:spacing w:after="0" w:line="300" w:lineRule="exact"/>
        <w:jc w:val="center"/>
        <w:rPr>
          <w:rFonts w:ascii="Times New Roman" w:hAnsi="Times New Roman" w:cs="Times New Roman"/>
          <w:b/>
          <w:sz w:val="28"/>
          <w:szCs w:val="28"/>
          <w:u w:val="single"/>
        </w:rPr>
      </w:pPr>
      <w:r>
        <w:rPr>
          <w:rFonts w:ascii="Times New Roman" w:hAnsi="Times New Roman" w:cs="Times New Roman"/>
          <w:b/>
          <w:sz w:val="28"/>
          <w:szCs w:val="28"/>
          <w:u w:val="single"/>
        </w:rPr>
        <w:t>____________________________________________________</w:t>
      </w:r>
    </w:p>
    <w:p w14:paraId="31451BF2" w14:textId="77777777" w:rsidR="00BA47C0" w:rsidRDefault="00BA47C0" w:rsidP="00B704F4">
      <w:pPr>
        <w:widowControl w:val="0"/>
        <w:spacing w:after="0" w:line="240" w:lineRule="auto"/>
        <w:jc w:val="both"/>
        <w:rPr>
          <w:rFonts w:ascii="Times New Roman" w:hAnsi="Times New Roman" w:cs="Times New Roman"/>
          <w:b/>
          <w:sz w:val="24"/>
          <w:szCs w:val="36"/>
        </w:rPr>
      </w:pPr>
    </w:p>
    <w:p w14:paraId="33F742DF" w14:textId="688C27A9" w:rsidR="00B704F4" w:rsidRPr="00442FD6" w:rsidRDefault="00442FD6" w:rsidP="00B704F4">
      <w:pPr>
        <w:widowControl w:val="0"/>
        <w:spacing w:after="0" w:line="240" w:lineRule="auto"/>
        <w:jc w:val="center"/>
        <w:rPr>
          <w:sz w:val="28"/>
          <w:szCs w:val="28"/>
        </w:rPr>
      </w:pPr>
      <w:r w:rsidRPr="00442FD6">
        <w:rPr>
          <w:rFonts w:ascii="Times New Roman" w:hAnsi="Times New Roman" w:cs="Times New Roman"/>
          <w:b/>
          <w:sz w:val="28"/>
          <w:szCs w:val="28"/>
        </w:rPr>
        <w:t>Design and Simulation Laboratory-Communication Systems</w:t>
      </w:r>
    </w:p>
    <w:p w14:paraId="711BF56A" w14:textId="6C487229" w:rsidR="00B704F4" w:rsidRPr="00BA47C0" w:rsidRDefault="00B704F4" w:rsidP="00B704F4">
      <w:pPr>
        <w:widowControl w:val="0"/>
        <w:spacing w:after="0" w:line="240" w:lineRule="auto"/>
        <w:jc w:val="center"/>
        <w:rPr>
          <w:sz w:val="24"/>
          <w:szCs w:val="24"/>
        </w:rPr>
      </w:pPr>
      <w:r w:rsidRPr="00BA47C0">
        <w:rPr>
          <w:rFonts w:ascii="Times New Roman" w:hAnsi="Times New Roman" w:cs="Times New Roman"/>
          <w:sz w:val="24"/>
          <w:szCs w:val="24"/>
        </w:rPr>
        <w:t>Department of E</w:t>
      </w:r>
      <w:r w:rsidR="00442FD6" w:rsidRPr="00BA47C0">
        <w:rPr>
          <w:rFonts w:ascii="Times New Roman" w:hAnsi="Times New Roman" w:cs="Times New Roman"/>
          <w:sz w:val="24"/>
          <w:szCs w:val="24"/>
        </w:rPr>
        <w:t>lectronics &amp; Electrical Communication Engineering</w:t>
      </w:r>
    </w:p>
    <w:p w14:paraId="58A2DCAA" w14:textId="7F66A60F" w:rsidR="00B704F4" w:rsidRPr="00BA47C0" w:rsidRDefault="00442FD6" w:rsidP="00B704F4">
      <w:pPr>
        <w:widowControl w:val="0"/>
        <w:spacing w:after="0" w:line="240" w:lineRule="auto"/>
        <w:jc w:val="center"/>
        <w:rPr>
          <w:sz w:val="24"/>
          <w:szCs w:val="24"/>
        </w:rPr>
      </w:pPr>
      <w:r w:rsidRPr="00BA47C0">
        <w:rPr>
          <w:rFonts w:ascii="Times New Roman" w:hAnsi="Times New Roman" w:cs="Times New Roman"/>
          <w:sz w:val="24"/>
          <w:szCs w:val="24"/>
        </w:rPr>
        <w:t>Indian Institute of Technology Kharagpur</w:t>
      </w:r>
    </w:p>
    <w:p w14:paraId="7AF85B04" w14:textId="04BBAB8D" w:rsidR="00B704F4" w:rsidRDefault="00DF5067" w:rsidP="00DF5067">
      <w:pPr>
        <w:widowControl w:val="0"/>
        <w:spacing w:after="0" w:line="300" w:lineRule="exact"/>
        <w:jc w:val="center"/>
        <w:rPr>
          <w:rFonts w:ascii="Times New Roman" w:hAnsi="Times New Roman" w:cs="Times New Roman"/>
          <w:b/>
          <w:sz w:val="28"/>
          <w:szCs w:val="28"/>
          <w:u w:val="single"/>
        </w:rPr>
      </w:pPr>
      <w:r w:rsidRPr="00BA47C0">
        <w:rPr>
          <w:rFonts w:ascii="Times New Roman" w:hAnsi="Times New Roman" w:cs="Times New Roman"/>
          <w:sz w:val="28"/>
          <w:szCs w:val="28"/>
          <w:u w:val="single"/>
        </w:rPr>
        <w:t>_</w:t>
      </w:r>
      <w:r>
        <w:rPr>
          <w:rFonts w:ascii="Times New Roman" w:hAnsi="Times New Roman" w:cs="Times New Roman"/>
          <w:b/>
          <w:sz w:val="28"/>
          <w:szCs w:val="28"/>
          <w:u w:val="single"/>
        </w:rPr>
        <w:t>___________________________________________________</w:t>
      </w:r>
    </w:p>
    <w:p w14:paraId="2EB104A2" w14:textId="1D6AF074" w:rsidR="00BA47C0" w:rsidRDefault="00BA47C0" w:rsidP="00DF5067">
      <w:pPr>
        <w:widowControl w:val="0"/>
        <w:spacing w:after="0" w:line="300" w:lineRule="exact"/>
        <w:jc w:val="center"/>
        <w:rPr>
          <w:rFonts w:ascii="Times New Roman" w:hAnsi="Times New Roman" w:cs="Times New Roman"/>
          <w:b/>
          <w:sz w:val="28"/>
          <w:szCs w:val="28"/>
          <w:u w:val="single"/>
        </w:rPr>
      </w:pPr>
    </w:p>
    <w:p w14:paraId="24C8B2EC" w14:textId="77777777" w:rsidR="00B704F4" w:rsidRDefault="00B704F4" w:rsidP="00B704F4">
      <w:pPr>
        <w:pBdr>
          <w:bottom w:val="single" w:sz="12" w:space="1" w:color="auto"/>
        </w:pBdr>
        <w:spacing w:line="300" w:lineRule="exact"/>
        <w:jc w:val="both"/>
        <w:rPr>
          <w:rFonts w:ascii="Century Schoolbook L" w:hAnsi="Century Schoolbook L" w:cs="Times New Roman"/>
          <w:b/>
          <w:sz w:val="26"/>
          <w:szCs w:val="26"/>
        </w:rPr>
      </w:pPr>
    </w:p>
    <w:p w14:paraId="7E6B649A" w14:textId="78FF54F6" w:rsidR="00BA47C0" w:rsidRDefault="00BA47C0" w:rsidP="00B704F4">
      <w:pPr>
        <w:spacing w:line="300" w:lineRule="exact"/>
        <w:jc w:val="both"/>
        <w:rPr>
          <w:rFonts w:ascii="Century Schoolbook L" w:hAnsi="Century Schoolbook L" w:cs="Times New Roman"/>
          <w:b/>
          <w:sz w:val="26"/>
          <w:szCs w:val="26"/>
        </w:rPr>
      </w:pPr>
    </w:p>
    <w:p w14:paraId="766B6CA8" w14:textId="12345CA6" w:rsidR="00BA47C0" w:rsidRDefault="00BA47C0" w:rsidP="00B704F4">
      <w:pPr>
        <w:spacing w:line="300" w:lineRule="exact"/>
        <w:jc w:val="both"/>
        <w:rPr>
          <w:rFonts w:ascii="Century Schoolbook L" w:hAnsi="Century Schoolbook L" w:cs="Times New Roman"/>
          <w:b/>
          <w:sz w:val="26"/>
          <w:szCs w:val="26"/>
        </w:rPr>
      </w:pPr>
      <w:r>
        <w:rPr>
          <w:rFonts w:ascii="Times New Roman" w:hAnsi="Times New Roman" w:cs="Times New Roman"/>
          <w:b/>
          <w:sz w:val="36"/>
          <w:szCs w:val="36"/>
        </w:rPr>
        <w:t>TITLE: Design of Pseudo-Noise (PN) sequences using Linear Feedback Shift Register (LFSR) and applications of PN sequences.</w:t>
      </w:r>
    </w:p>
    <w:p w14:paraId="121B38BD" w14:textId="58033492" w:rsidR="00AB2A2A" w:rsidRDefault="00AB2A2A" w:rsidP="00B704F4">
      <w:pPr>
        <w:spacing w:line="300" w:lineRule="exact"/>
        <w:jc w:val="both"/>
        <w:rPr>
          <w:rFonts w:ascii="Century Schoolbook L" w:hAnsi="Century Schoolbook L" w:cs="Times New Roman"/>
          <w:b/>
          <w:sz w:val="26"/>
          <w:szCs w:val="26"/>
        </w:rPr>
      </w:pPr>
      <w:r>
        <w:rPr>
          <w:rFonts w:ascii="Century Schoolbook L" w:hAnsi="Century Schoolbook L" w:cs="Times New Roman"/>
          <w:b/>
          <w:sz w:val="26"/>
          <w:szCs w:val="26"/>
        </w:rPr>
        <w:t>____________________________________________________________________________</w:t>
      </w:r>
      <w:r w:rsidR="00BA47C0">
        <w:rPr>
          <w:rFonts w:ascii="Century Schoolbook L" w:hAnsi="Century Schoolbook L" w:cs="Times New Roman"/>
          <w:b/>
          <w:sz w:val="26"/>
          <w:szCs w:val="26"/>
        </w:rPr>
        <w:t>_____</w:t>
      </w:r>
    </w:p>
    <w:p w14:paraId="26B243ED" w14:textId="734751D4" w:rsidR="00442FD6" w:rsidRDefault="00B704F4" w:rsidP="00B704F4">
      <w:pPr>
        <w:spacing w:line="300" w:lineRule="exact"/>
        <w:jc w:val="both"/>
        <w:rPr>
          <w:rFonts w:ascii="Century Schoolbook L" w:hAnsi="Century Schoolbook L" w:cs="Times New Roman"/>
          <w:b/>
          <w:sz w:val="28"/>
          <w:szCs w:val="28"/>
        </w:rPr>
      </w:pPr>
      <w:r>
        <w:rPr>
          <w:rFonts w:ascii="Century Schoolbook L" w:hAnsi="Century Schoolbook L" w:cs="Times New Roman"/>
          <w:b/>
          <w:sz w:val="26"/>
          <w:szCs w:val="26"/>
        </w:rPr>
        <w:t>PROBLEM STATEMENT</w:t>
      </w:r>
      <w:r>
        <w:rPr>
          <w:rFonts w:ascii="Century Schoolbook L" w:hAnsi="Century Schoolbook L" w:cs="Times New Roman"/>
          <w:b/>
          <w:sz w:val="28"/>
          <w:szCs w:val="28"/>
        </w:rPr>
        <w:t>:</w:t>
      </w:r>
      <w:r w:rsidR="00D47B08">
        <w:rPr>
          <w:rFonts w:ascii="Century Schoolbook L" w:hAnsi="Century Schoolbook L" w:cs="Times New Roman"/>
          <w:b/>
          <w:sz w:val="28"/>
          <w:szCs w:val="28"/>
        </w:rPr>
        <w:t xml:space="preserve"> </w:t>
      </w:r>
      <w:r w:rsidR="00D47B08" w:rsidRPr="00AB2A2A">
        <w:rPr>
          <w:rFonts w:ascii="Century Schoolbook L" w:hAnsi="Century Schoolbook L" w:cs="Times New Roman"/>
          <w:sz w:val="28"/>
          <w:szCs w:val="28"/>
        </w:rPr>
        <w:t xml:space="preserve">Design a </w:t>
      </w:r>
      <w:r w:rsidR="00442FD6" w:rsidRPr="00AB2A2A">
        <w:rPr>
          <w:rFonts w:ascii="Century Schoolbook L" w:hAnsi="Century Schoolbook L" w:cs="Times New Roman"/>
          <w:sz w:val="28"/>
          <w:szCs w:val="28"/>
        </w:rPr>
        <w:t>5</w:t>
      </w:r>
      <w:r w:rsidR="00D47B08" w:rsidRPr="00AB2A2A">
        <w:rPr>
          <w:rFonts w:ascii="Century Schoolbook L" w:hAnsi="Century Schoolbook L" w:cs="Times New Roman"/>
          <w:sz w:val="28"/>
          <w:szCs w:val="28"/>
        </w:rPr>
        <w:t xml:space="preserve">-bit </w:t>
      </w:r>
      <w:r w:rsidR="00442FD6" w:rsidRPr="00AB2A2A">
        <w:rPr>
          <w:rFonts w:ascii="Century Schoolbook L" w:hAnsi="Century Schoolbook L" w:cs="Times New Roman"/>
          <w:sz w:val="28"/>
          <w:szCs w:val="28"/>
        </w:rPr>
        <w:t>pseudo noise (</w:t>
      </w:r>
      <w:r w:rsidR="00D47B08" w:rsidRPr="00AB2A2A">
        <w:rPr>
          <w:rFonts w:ascii="Century Schoolbook L" w:hAnsi="Century Schoolbook L" w:cs="Times New Roman"/>
          <w:sz w:val="28"/>
          <w:szCs w:val="28"/>
        </w:rPr>
        <w:t>PN</w:t>
      </w:r>
      <w:r w:rsidR="00442FD6" w:rsidRPr="00AB2A2A">
        <w:rPr>
          <w:rFonts w:ascii="Century Schoolbook L" w:hAnsi="Century Schoolbook L" w:cs="Times New Roman"/>
          <w:sz w:val="28"/>
          <w:szCs w:val="28"/>
        </w:rPr>
        <w:t>)</w:t>
      </w:r>
      <w:r w:rsidR="00D47B08" w:rsidRPr="00AB2A2A">
        <w:rPr>
          <w:rFonts w:ascii="Century Schoolbook L" w:hAnsi="Century Schoolbook L" w:cs="Times New Roman"/>
          <w:sz w:val="28"/>
          <w:szCs w:val="28"/>
        </w:rPr>
        <w:t xml:space="preserve"> sequence generator using </w:t>
      </w:r>
      <w:r w:rsidR="00442FD6" w:rsidRPr="00AB2A2A">
        <w:rPr>
          <w:rFonts w:ascii="Century Schoolbook L" w:hAnsi="Century Schoolbook L" w:cs="Times New Roman"/>
          <w:sz w:val="28"/>
          <w:szCs w:val="28"/>
        </w:rPr>
        <w:t>a l</w:t>
      </w:r>
      <w:r w:rsidR="00D47B08" w:rsidRPr="00AB2A2A">
        <w:rPr>
          <w:rFonts w:ascii="Century Schoolbook L" w:hAnsi="Century Schoolbook L" w:cs="Times New Roman"/>
          <w:sz w:val="28"/>
          <w:szCs w:val="28"/>
        </w:rPr>
        <w:t xml:space="preserve">inear </w:t>
      </w:r>
      <w:r w:rsidR="00442FD6" w:rsidRPr="00AB2A2A">
        <w:rPr>
          <w:rFonts w:ascii="Century Schoolbook L" w:hAnsi="Century Schoolbook L" w:cs="Times New Roman"/>
          <w:sz w:val="28"/>
          <w:szCs w:val="28"/>
        </w:rPr>
        <w:t>f</w:t>
      </w:r>
      <w:r w:rsidR="00D47B08" w:rsidRPr="00AB2A2A">
        <w:rPr>
          <w:rFonts w:ascii="Century Schoolbook L" w:hAnsi="Century Schoolbook L" w:cs="Times New Roman"/>
          <w:sz w:val="28"/>
          <w:szCs w:val="28"/>
        </w:rPr>
        <w:t xml:space="preserve">eedback </w:t>
      </w:r>
      <w:r w:rsidR="00442FD6" w:rsidRPr="00AB2A2A">
        <w:rPr>
          <w:rFonts w:ascii="Century Schoolbook L" w:hAnsi="Century Schoolbook L" w:cs="Times New Roman"/>
          <w:sz w:val="28"/>
          <w:szCs w:val="28"/>
        </w:rPr>
        <w:t>s</w:t>
      </w:r>
      <w:r w:rsidR="00D47B08" w:rsidRPr="00AB2A2A">
        <w:rPr>
          <w:rFonts w:ascii="Century Schoolbook L" w:hAnsi="Century Schoolbook L" w:cs="Times New Roman"/>
          <w:sz w:val="28"/>
          <w:szCs w:val="28"/>
        </w:rPr>
        <w:t xml:space="preserve">hift </w:t>
      </w:r>
      <w:r w:rsidR="00442FD6" w:rsidRPr="00AB2A2A">
        <w:rPr>
          <w:rFonts w:ascii="Century Schoolbook L" w:hAnsi="Century Schoolbook L" w:cs="Times New Roman"/>
          <w:sz w:val="28"/>
          <w:szCs w:val="28"/>
        </w:rPr>
        <w:t>r</w:t>
      </w:r>
      <w:r w:rsidR="00D47B08" w:rsidRPr="00AB2A2A">
        <w:rPr>
          <w:rFonts w:ascii="Century Schoolbook L" w:hAnsi="Century Schoolbook L" w:cs="Times New Roman"/>
          <w:sz w:val="28"/>
          <w:szCs w:val="28"/>
        </w:rPr>
        <w:t>egister</w:t>
      </w:r>
      <w:r w:rsidR="00442FD6" w:rsidRPr="00AB2A2A">
        <w:rPr>
          <w:rFonts w:ascii="Century Schoolbook L" w:hAnsi="Century Schoolbook L" w:cs="Times New Roman"/>
          <w:sz w:val="28"/>
          <w:szCs w:val="28"/>
        </w:rPr>
        <w:t xml:space="preserve"> (LFSR)</w:t>
      </w:r>
      <w:r w:rsidR="00AB2A2A" w:rsidRPr="00AB2A2A">
        <w:rPr>
          <w:rFonts w:ascii="Century Schoolbook L" w:hAnsi="Century Schoolbook L" w:cs="Times New Roman"/>
          <w:sz w:val="28"/>
          <w:szCs w:val="28"/>
        </w:rPr>
        <w:t xml:space="preserve">. In particular, </w:t>
      </w:r>
    </w:p>
    <w:p w14:paraId="4B8F42F0" w14:textId="4C002E5C" w:rsidR="0004325B" w:rsidRPr="00AB2A2A" w:rsidRDefault="0004325B" w:rsidP="00442FD6">
      <w:pPr>
        <w:pStyle w:val="ListParagraph"/>
        <w:numPr>
          <w:ilvl w:val="0"/>
          <w:numId w:val="4"/>
        </w:numPr>
        <w:spacing w:line="300" w:lineRule="exact"/>
        <w:jc w:val="both"/>
        <w:rPr>
          <w:rFonts w:ascii="Century Schoolbook L" w:hAnsi="Century Schoolbook L" w:cs="Times New Roman"/>
          <w:sz w:val="28"/>
          <w:szCs w:val="28"/>
        </w:rPr>
      </w:pPr>
      <w:r w:rsidRPr="00AB2A2A">
        <w:rPr>
          <w:rFonts w:ascii="Century Schoolbook L" w:hAnsi="Century Schoolbook L" w:cs="Times New Roman"/>
          <w:sz w:val="28"/>
          <w:szCs w:val="28"/>
        </w:rPr>
        <w:t>Demonstrate a simple construction of a PN sequence.</w:t>
      </w:r>
    </w:p>
    <w:p w14:paraId="77212D24" w14:textId="42214261" w:rsidR="00442FD6" w:rsidRPr="00AB2A2A" w:rsidRDefault="0004325B" w:rsidP="00442FD6">
      <w:pPr>
        <w:pStyle w:val="ListParagraph"/>
        <w:numPr>
          <w:ilvl w:val="0"/>
          <w:numId w:val="4"/>
        </w:numPr>
        <w:spacing w:line="300" w:lineRule="exact"/>
        <w:jc w:val="both"/>
        <w:rPr>
          <w:rFonts w:ascii="Century Schoolbook L" w:hAnsi="Century Schoolbook L" w:cs="Times New Roman"/>
          <w:sz w:val="28"/>
          <w:szCs w:val="28"/>
        </w:rPr>
      </w:pPr>
      <w:r w:rsidRPr="00AB2A2A">
        <w:rPr>
          <w:rFonts w:ascii="Century Schoolbook L" w:hAnsi="Century Schoolbook L" w:cs="Times New Roman"/>
          <w:sz w:val="28"/>
          <w:szCs w:val="28"/>
        </w:rPr>
        <w:t xml:space="preserve">Now </w:t>
      </w:r>
      <w:proofErr w:type="spellStart"/>
      <w:r w:rsidRPr="00AB2A2A">
        <w:rPr>
          <w:rFonts w:ascii="Century Schoolbook L" w:hAnsi="Century Schoolbook L" w:cs="Times New Roman"/>
          <w:sz w:val="28"/>
          <w:szCs w:val="28"/>
        </w:rPr>
        <w:t>robustify</w:t>
      </w:r>
      <w:proofErr w:type="spellEnd"/>
      <w:r w:rsidRPr="00AB2A2A">
        <w:rPr>
          <w:rFonts w:ascii="Century Schoolbook L" w:hAnsi="Century Schoolbook L" w:cs="Times New Roman"/>
          <w:sz w:val="28"/>
          <w:szCs w:val="28"/>
        </w:rPr>
        <w:t xml:space="preserve"> the design by </w:t>
      </w:r>
      <w:r w:rsidR="00A11040" w:rsidRPr="00AB2A2A">
        <w:rPr>
          <w:rFonts w:ascii="Century Schoolbook L" w:hAnsi="Century Schoolbook L" w:cs="Times New Roman"/>
          <w:sz w:val="28"/>
          <w:szCs w:val="28"/>
        </w:rPr>
        <w:t>avoid</w:t>
      </w:r>
      <w:r w:rsidRPr="00AB2A2A">
        <w:rPr>
          <w:rFonts w:ascii="Century Schoolbook L" w:hAnsi="Century Schoolbook L" w:cs="Times New Roman"/>
          <w:sz w:val="28"/>
          <w:szCs w:val="28"/>
        </w:rPr>
        <w:t>ing the `</w:t>
      </w:r>
      <w:r w:rsidR="00A11040" w:rsidRPr="00AB2A2A">
        <w:rPr>
          <w:rFonts w:ascii="Century Schoolbook L" w:hAnsi="Century Schoolbook L" w:cs="Times New Roman"/>
          <w:sz w:val="28"/>
          <w:szCs w:val="28"/>
        </w:rPr>
        <w:t>lockout</w:t>
      </w:r>
      <w:r w:rsidRPr="00AB2A2A">
        <w:rPr>
          <w:rFonts w:ascii="Century Schoolbook L" w:hAnsi="Century Schoolbook L" w:cs="Times New Roman"/>
          <w:sz w:val="28"/>
          <w:szCs w:val="28"/>
        </w:rPr>
        <w:t>’</w:t>
      </w:r>
      <w:r w:rsidR="00A11040" w:rsidRPr="00AB2A2A">
        <w:rPr>
          <w:rFonts w:ascii="Century Schoolbook L" w:hAnsi="Century Schoolbook L" w:cs="Times New Roman"/>
          <w:sz w:val="28"/>
          <w:szCs w:val="28"/>
        </w:rPr>
        <w:t xml:space="preserve"> condition</w:t>
      </w:r>
      <w:r w:rsidRPr="00AB2A2A">
        <w:rPr>
          <w:rFonts w:ascii="Century Schoolbook L" w:hAnsi="Century Schoolbook L" w:cs="Times New Roman"/>
          <w:sz w:val="28"/>
          <w:szCs w:val="28"/>
        </w:rPr>
        <w:t xml:space="preserve"> (where all register states are set to ‘0’).</w:t>
      </w:r>
    </w:p>
    <w:p w14:paraId="2CD3F0C1" w14:textId="6B3CCD6C" w:rsidR="003C1CE9" w:rsidRDefault="00442FD6" w:rsidP="0004325B">
      <w:pPr>
        <w:pStyle w:val="ListParagraph"/>
        <w:numPr>
          <w:ilvl w:val="0"/>
          <w:numId w:val="4"/>
        </w:numPr>
        <w:spacing w:line="300" w:lineRule="exact"/>
        <w:jc w:val="both"/>
        <w:rPr>
          <w:rFonts w:ascii="Century Schoolbook L" w:hAnsi="Century Schoolbook L" w:cs="Times New Roman"/>
          <w:sz w:val="28"/>
          <w:szCs w:val="28"/>
        </w:rPr>
      </w:pPr>
      <w:r w:rsidRPr="00AB2A2A">
        <w:rPr>
          <w:rFonts w:ascii="Century Schoolbook L" w:hAnsi="Century Schoolbook L" w:cs="Times New Roman"/>
          <w:sz w:val="28"/>
          <w:szCs w:val="28"/>
        </w:rPr>
        <w:t>F</w:t>
      </w:r>
      <w:r w:rsidR="00D47B08" w:rsidRPr="00AB2A2A">
        <w:rPr>
          <w:rFonts w:ascii="Century Schoolbook L" w:hAnsi="Century Schoolbook L" w:cs="Times New Roman"/>
          <w:sz w:val="28"/>
          <w:szCs w:val="28"/>
        </w:rPr>
        <w:t>ind the correlation</w:t>
      </w:r>
      <w:r w:rsidR="00021374" w:rsidRPr="00AB2A2A">
        <w:rPr>
          <w:rFonts w:ascii="Century Schoolbook L" w:hAnsi="Century Schoolbook L" w:cs="Times New Roman"/>
          <w:sz w:val="28"/>
          <w:szCs w:val="28"/>
        </w:rPr>
        <w:t xml:space="preserve"> function</w:t>
      </w:r>
      <w:r w:rsidR="00D47B08" w:rsidRPr="00AB2A2A">
        <w:rPr>
          <w:rFonts w:ascii="Century Schoolbook L" w:hAnsi="Century Schoolbook L" w:cs="Times New Roman"/>
          <w:sz w:val="28"/>
          <w:szCs w:val="28"/>
        </w:rPr>
        <w:t xml:space="preserve"> of the generated PN sequence</w:t>
      </w:r>
      <w:r w:rsidRPr="00AB2A2A">
        <w:rPr>
          <w:rFonts w:ascii="Century Schoolbook L" w:hAnsi="Century Schoolbook L" w:cs="Times New Roman"/>
          <w:sz w:val="28"/>
          <w:szCs w:val="28"/>
        </w:rPr>
        <w:t xml:space="preserve"> by taking suitable</w:t>
      </w:r>
      <w:r w:rsidR="00D47B08" w:rsidRPr="00AB2A2A">
        <w:rPr>
          <w:rFonts w:ascii="Century Schoolbook L" w:hAnsi="Century Schoolbook L" w:cs="Times New Roman"/>
          <w:sz w:val="28"/>
          <w:szCs w:val="28"/>
        </w:rPr>
        <w:t xml:space="preserve"> </w:t>
      </w:r>
      <w:r w:rsidRPr="00AB2A2A">
        <w:rPr>
          <w:rFonts w:ascii="Century Schoolbook L" w:hAnsi="Century Schoolbook L" w:cs="Times New Roman"/>
          <w:sz w:val="28"/>
          <w:szCs w:val="28"/>
        </w:rPr>
        <w:t>shifted versions of the sequence</w:t>
      </w:r>
      <w:r w:rsidR="003D2F3C" w:rsidRPr="00AB2A2A">
        <w:rPr>
          <w:rFonts w:ascii="Century Schoolbook L" w:hAnsi="Century Schoolbook L" w:cs="Times New Roman"/>
          <w:sz w:val="28"/>
          <w:szCs w:val="28"/>
        </w:rPr>
        <w:t xml:space="preserve">. </w:t>
      </w:r>
    </w:p>
    <w:p w14:paraId="52156A74" w14:textId="77777777" w:rsidR="00AB2A2A" w:rsidRPr="00AB2A2A" w:rsidRDefault="00AB2A2A" w:rsidP="00AB2A2A">
      <w:pPr>
        <w:pStyle w:val="ListParagraph"/>
        <w:numPr>
          <w:ilvl w:val="0"/>
          <w:numId w:val="4"/>
        </w:numPr>
        <w:spacing w:line="300" w:lineRule="exact"/>
        <w:jc w:val="both"/>
        <w:rPr>
          <w:rFonts w:ascii="Century Schoolbook L" w:hAnsi="Century Schoolbook L" w:cs="Times New Roman"/>
          <w:sz w:val="28"/>
          <w:szCs w:val="28"/>
        </w:rPr>
      </w:pPr>
      <w:r w:rsidRPr="00AB2A2A">
        <w:rPr>
          <w:rFonts w:ascii="Century Schoolbook L" w:hAnsi="Century Schoolbook L" w:cs="Times New Roman"/>
          <w:sz w:val="28"/>
          <w:szCs w:val="28"/>
        </w:rPr>
        <w:t>Using simple arithmetic (modulo-2) operations, construct</w:t>
      </w:r>
      <w:r>
        <w:rPr>
          <w:rFonts w:ascii="Century Schoolbook L" w:hAnsi="Century Schoolbook L" w:cs="Times New Roman"/>
          <w:sz w:val="28"/>
          <w:szCs w:val="28"/>
        </w:rPr>
        <w:t xml:space="preserve">, </w:t>
      </w:r>
      <w:r w:rsidRPr="00AB2A2A">
        <w:rPr>
          <w:rFonts w:ascii="Century Schoolbook L" w:hAnsi="Century Schoolbook L" w:cs="Times New Roman"/>
          <w:sz w:val="28"/>
          <w:szCs w:val="28"/>
        </w:rPr>
        <w:t>generate and demonstrate a Gold code sequence.</w:t>
      </w:r>
    </w:p>
    <w:p w14:paraId="4E63659B" w14:textId="6F09E4FE" w:rsidR="00AB2A2A" w:rsidRPr="00AB2A2A" w:rsidRDefault="00AB2A2A" w:rsidP="00AB2A2A">
      <w:pPr>
        <w:spacing w:line="300" w:lineRule="exact"/>
        <w:jc w:val="both"/>
        <w:rPr>
          <w:rFonts w:ascii="Century Schoolbook L" w:hAnsi="Century Schoolbook L" w:cs="Times New Roman"/>
          <w:b/>
          <w:sz w:val="26"/>
          <w:szCs w:val="26"/>
        </w:rPr>
      </w:pPr>
      <w:r w:rsidRPr="00AB2A2A">
        <w:rPr>
          <w:rFonts w:ascii="Century Schoolbook L" w:hAnsi="Century Schoolbook L" w:cs="Times New Roman"/>
          <w:b/>
          <w:sz w:val="26"/>
          <w:szCs w:val="26"/>
        </w:rPr>
        <w:t>_________________________________________________________________________________</w:t>
      </w:r>
    </w:p>
    <w:p w14:paraId="5CF1DBD3" w14:textId="621FF742" w:rsidR="00387A86" w:rsidRPr="000C3372" w:rsidRDefault="00387A86" w:rsidP="00B704F4">
      <w:pPr>
        <w:spacing w:line="300" w:lineRule="exact"/>
        <w:jc w:val="both"/>
        <w:rPr>
          <w:sz w:val="24"/>
          <w:szCs w:val="24"/>
        </w:rPr>
      </w:pPr>
      <w:r w:rsidRPr="000C3372">
        <w:rPr>
          <w:rFonts w:ascii="Century Schoolbook L" w:hAnsi="Century Schoolbook L" w:cs="Times New Roman"/>
          <w:b/>
          <w:sz w:val="26"/>
          <w:szCs w:val="26"/>
        </w:rPr>
        <w:t xml:space="preserve">KEY COMPONENTS: </w:t>
      </w:r>
      <w:r w:rsidR="00935EBB" w:rsidRPr="00935EBB">
        <w:rPr>
          <w:rFonts w:ascii="Century Schoolbook L" w:hAnsi="Century Schoolbook L" w:cs="Times New Roman"/>
          <w:bCs/>
          <w:sz w:val="24"/>
          <w:szCs w:val="24"/>
        </w:rPr>
        <w:t>IC7418(AND gate)</w:t>
      </w:r>
      <w:r w:rsidR="00935EBB">
        <w:rPr>
          <w:rFonts w:ascii="Century Schoolbook L" w:hAnsi="Century Schoolbook L" w:cs="Times New Roman"/>
          <w:bCs/>
          <w:sz w:val="24"/>
          <w:szCs w:val="24"/>
        </w:rPr>
        <w:t xml:space="preserve">, </w:t>
      </w:r>
      <w:r w:rsidR="00935EBB" w:rsidRPr="00935EBB">
        <w:rPr>
          <w:rFonts w:ascii="Century Schoolbook L" w:hAnsi="Century Schoolbook L" w:cs="Times New Roman"/>
          <w:bCs/>
          <w:sz w:val="24"/>
          <w:szCs w:val="24"/>
        </w:rPr>
        <w:t>IC74</w:t>
      </w:r>
      <w:r w:rsidR="00935EBB">
        <w:rPr>
          <w:rFonts w:ascii="Century Schoolbook L" w:hAnsi="Century Schoolbook L" w:cs="Times New Roman"/>
          <w:bCs/>
          <w:sz w:val="24"/>
          <w:szCs w:val="24"/>
        </w:rPr>
        <w:t>32</w:t>
      </w:r>
      <w:r w:rsidR="00935EBB" w:rsidRPr="00935EBB">
        <w:rPr>
          <w:rFonts w:ascii="Century Schoolbook L" w:hAnsi="Century Schoolbook L" w:cs="Times New Roman"/>
          <w:bCs/>
          <w:sz w:val="24"/>
          <w:szCs w:val="24"/>
        </w:rPr>
        <w:t>(</w:t>
      </w:r>
      <w:r w:rsidR="00935EBB">
        <w:rPr>
          <w:rFonts w:ascii="Century Schoolbook L" w:hAnsi="Century Schoolbook L" w:cs="Times New Roman"/>
          <w:bCs/>
          <w:sz w:val="24"/>
          <w:szCs w:val="24"/>
        </w:rPr>
        <w:t>OR</w:t>
      </w:r>
      <w:r w:rsidR="00935EBB" w:rsidRPr="00935EBB">
        <w:rPr>
          <w:rFonts w:ascii="Century Schoolbook L" w:hAnsi="Century Schoolbook L" w:cs="Times New Roman"/>
          <w:bCs/>
          <w:sz w:val="24"/>
          <w:szCs w:val="24"/>
        </w:rPr>
        <w:t xml:space="preserve"> gate),</w:t>
      </w:r>
      <w:r w:rsidR="009F7023">
        <w:rPr>
          <w:rFonts w:ascii="Century Schoolbook L" w:hAnsi="Century Schoolbook L" w:cs="Times New Roman"/>
          <w:bCs/>
          <w:sz w:val="24"/>
          <w:szCs w:val="24"/>
        </w:rPr>
        <w:t xml:space="preserve"> </w:t>
      </w:r>
      <w:r w:rsidR="009F7023" w:rsidRPr="009F7023">
        <w:rPr>
          <w:rFonts w:ascii="Century Schoolbook L" w:hAnsi="Century Schoolbook L" w:cs="Times New Roman"/>
          <w:bCs/>
          <w:sz w:val="24"/>
          <w:szCs w:val="24"/>
        </w:rPr>
        <w:t>IC74</w:t>
      </w:r>
      <w:r w:rsidR="009F7023">
        <w:rPr>
          <w:rFonts w:ascii="Century Schoolbook L" w:hAnsi="Century Schoolbook L" w:cs="Times New Roman"/>
          <w:bCs/>
          <w:sz w:val="24"/>
          <w:szCs w:val="24"/>
        </w:rPr>
        <w:t>86</w:t>
      </w:r>
      <w:r w:rsidR="009F7023" w:rsidRPr="009F7023">
        <w:rPr>
          <w:rFonts w:ascii="Century Schoolbook L" w:hAnsi="Century Schoolbook L" w:cs="Times New Roman"/>
          <w:bCs/>
          <w:sz w:val="24"/>
          <w:szCs w:val="24"/>
        </w:rPr>
        <w:t>(</w:t>
      </w:r>
      <w:r w:rsidR="009F7023">
        <w:rPr>
          <w:rFonts w:ascii="Century Schoolbook L" w:hAnsi="Century Schoolbook L" w:cs="Times New Roman"/>
          <w:bCs/>
          <w:sz w:val="24"/>
          <w:szCs w:val="24"/>
        </w:rPr>
        <w:t>XOR</w:t>
      </w:r>
      <w:r w:rsidR="009F7023" w:rsidRPr="009F7023">
        <w:rPr>
          <w:rFonts w:ascii="Century Schoolbook L" w:hAnsi="Century Schoolbook L" w:cs="Times New Roman"/>
          <w:bCs/>
          <w:sz w:val="24"/>
          <w:szCs w:val="24"/>
        </w:rPr>
        <w:t xml:space="preserve"> gate),</w:t>
      </w:r>
      <w:r w:rsidR="007370F1">
        <w:rPr>
          <w:rFonts w:ascii="Century Schoolbook L" w:hAnsi="Century Schoolbook L" w:cs="Times New Roman"/>
          <w:bCs/>
          <w:sz w:val="24"/>
          <w:szCs w:val="24"/>
        </w:rPr>
        <w:t xml:space="preserve"> </w:t>
      </w:r>
      <w:r w:rsidR="007370F1" w:rsidRPr="007370F1">
        <w:rPr>
          <w:rFonts w:ascii="Century Schoolbook L" w:hAnsi="Century Schoolbook L" w:cs="Times New Roman"/>
          <w:bCs/>
          <w:sz w:val="24"/>
          <w:szCs w:val="24"/>
        </w:rPr>
        <w:t>IC74</w:t>
      </w:r>
      <w:r w:rsidR="007370F1">
        <w:rPr>
          <w:rFonts w:ascii="Century Schoolbook L" w:hAnsi="Century Schoolbook L" w:cs="Times New Roman"/>
          <w:bCs/>
          <w:sz w:val="24"/>
          <w:szCs w:val="24"/>
        </w:rPr>
        <w:t>95</w:t>
      </w:r>
      <w:r w:rsidR="007370F1" w:rsidRPr="007370F1">
        <w:rPr>
          <w:rFonts w:ascii="Century Schoolbook L" w:hAnsi="Century Schoolbook L" w:cs="Times New Roman"/>
          <w:bCs/>
          <w:sz w:val="24"/>
          <w:szCs w:val="24"/>
        </w:rPr>
        <w:t>(</w:t>
      </w:r>
      <w:r w:rsidR="007370F1">
        <w:rPr>
          <w:rFonts w:ascii="Century Schoolbook L" w:hAnsi="Century Schoolbook L" w:cs="Times New Roman"/>
          <w:bCs/>
          <w:sz w:val="24"/>
          <w:szCs w:val="24"/>
        </w:rPr>
        <w:t>4</w:t>
      </w:r>
      <w:r w:rsidR="00A272A1">
        <w:rPr>
          <w:rFonts w:ascii="Century Schoolbook L" w:hAnsi="Century Schoolbook L" w:cs="Times New Roman"/>
          <w:bCs/>
          <w:sz w:val="24"/>
          <w:szCs w:val="24"/>
        </w:rPr>
        <w:t>-</w:t>
      </w:r>
      <w:r w:rsidR="007370F1">
        <w:rPr>
          <w:rFonts w:ascii="Century Schoolbook L" w:hAnsi="Century Schoolbook L" w:cs="Times New Roman"/>
          <w:bCs/>
          <w:sz w:val="24"/>
          <w:szCs w:val="24"/>
        </w:rPr>
        <w:t>bit shift register</w:t>
      </w:r>
      <w:r w:rsidR="007370F1" w:rsidRPr="007370F1">
        <w:rPr>
          <w:rFonts w:ascii="Century Schoolbook L" w:hAnsi="Century Schoolbook L" w:cs="Times New Roman"/>
          <w:bCs/>
          <w:sz w:val="24"/>
          <w:szCs w:val="24"/>
        </w:rPr>
        <w:t>),</w:t>
      </w:r>
      <w:r w:rsidR="007370F1">
        <w:rPr>
          <w:rFonts w:ascii="Century Schoolbook L" w:hAnsi="Century Schoolbook L" w:cs="Times New Roman"/>
          <w:bCs/>
          <w:sz w:val="24"/>
          <w:szCs w:val="24"/>
        </w:rPr>
        <w:t xml:space="preserve"> </w:t>
      </w:r>
      <w:r w:rsidR="0004325B">
        <w:rPr>
          <w:rFonts w:ascii="Century Schoolbook L" w:hAnsi="Century Schoolbook L" w:cs="Times New Roman"/>
          <w:bCs/>
          <w:sz w:val="24"/>
          <w:szCs w:val="24"/>
        </w:rPr>
        <w:t xml:space="preserve">IC74164 (8-bit shift register), </w:t>
      </w:r>
      <w:r w:rsidR="00116CE2">
        <w:rPr>
          <w:rFonts w:ascii="Century Schoolbook L" w:hAnsi="Century Schoolbook L" w:cs="Times New Roman"/>
          <w:bCs/>
          <w:sz w:val="24"/>
          <w:szCs w:val="24"/>
        </w:rPr>
        <w:t>d</w:t>
      </w:r>
      <w:r w:rsidR="000C3372" w:rsidRPr="000C3372">
        <w:rPr>
          <w:rFonts w:ascii="Century Schoolbook L" w:hAnsi="Century Schoolbook L" w:cs="Times New Roman"/>
          <w:bCs/>
          <w:sz w:val="24"/>
          <w:szCs w:val="24"/>
        </w:rPr>
        <w:t>igital oscilloscope, function generator, breadboard, connecting wires, power supply</w:t>
      </w:r>
      <w:r w:rsidR="0049319D">
        <w:rPr>
          <w:rFonts w:ascii="Century Schoolbook L" w:hAnsi="Century Schoolbook L" w:cs="Times New Roman"/>
          <w:bCs/>
          <w:sz w:val="24"/>
          <w:szCs w:val="24"/>
        </w:rPr>
        <w:t>.</w:t>
      </w:r>
    </w:p>
    <w:p w14:paraId="7CEBABCC" w14:textId="5FFAEDCA" w:rsidR="00B704F4" w:rsidRDefault="00B704F4" w:rsidP="00B704F4">
      <w:pPr>
        <w:spacing w:line="300" w:lineRule="exact"/>
        <w:jc w:val="both"/>
        <w:rPr>
          <w:rFonts w:ascii="Century Schoolbook L" w:hAnsi="Century Schoolbook L" w:cs="Times New Roman"/>
          <w:b/>
          <w:sz w:val="26"/>
          <w:szCs w:val="26"/>
        </w:rPr>
      </w:pPr>
      <w:r>
        <w:rPr>
          <w:rFonts w:ascii="Century Schoolbook L" w:hAnsi="Century Schoolbook L" w:cs="Times New Roman"/>
          <w:b/>
          <w:sz w:val="26"/>
          <w:szCs w:val="26"/>
        </w:rPr>
        <w:t>BRIEF THEORY</w:t>
      </w:r>
      <w:r w:rsidR="0004325B">
        <w:rPr>
          <w:rFonts w:ascii="Century Schoolbook L" w:hAnsi="Century Schoolbook L" w:cs="Times New Roman"/>
          <w:b/>
          <w:sz w:val="26"/>
          <w:szCs w:val="26"/>
        </w:rPr>
        <w:t xml:space="preserve"> &amp; BACKGROUND</w:t>
      </w:r>
      <w:r>
        <w:rPr>
          <w:rFonts w:ascii="Century Schoolbook L" w:hAnsi="Century Schoolbook L" w:cs="Times New Roman"/>
          <w:b/>
          <w:sz w:val="26"/>
          <w:szCs w:val="26"/>
        </w:rPr>
        <w:t>:</w:t>
      </w:r>
    </w:p>
    <w:p w14:paraId="1487F314" w14:textId="47131DA6" w:rsidR="00AB2A2A" w:rsidRDefault="0004325B" w:rsidP="0004325B">
      <w:pPr>
        <w:pStyle w:val="NormalWeb"/>
      </w:pPr>
      <w:r>
        <w:t xml:space="preserve">The experiment's objective is to generate a </w:t>
      </w:r>
      <w:r w:rsidR="00AB2A2A">
        <w:t>p</w:t>
      </w:r>
      <w:r>
        <w:t>seudo-</w:t>
      </w:r>
      <w:r w:rsidR="00AB2A2A">
        <w:t>n</w:t>
      </w:r>
      <w:r>
        <w:t xml:space="preserve">oise </w:t>
      </w:r>
      <w:r w:rsidR="00AB2A2A">
        <w:t>(</w:t>
      </w:r>
      <w:r>
        <w:t>PN</w:t>
      </w:r>
      <w:r w:rsidR="00AB2A2A">
        <w:t>)</w:t>
      </w:r>
      <w:r>
        <w:t xml:space="preserve"> sequence through the utilization of a linear shift feedback register (LFSR)</w:t>
      </w:r>
      <w:r w:rsidR="005009E0">
        <w:t xml:space="preserve"> [1].</w:t>
      </w:r>
      <w:r>
        <w:t xml:space="preserve"> An LFSR functions as a generator of random number sequences, serving as a cipher within cryptography. PN sequences find frequent application in digital communication systems, oftentimes also approximating white noise. Often denoted as Pseudo-Random Binary Sequences (PRBS), PN sequences possess a `pseudo’ nature, indicating that their randomness is not absolute. Instead, they exhibit periodicity with the potential for a substantial period, showcasing characteristics of a random white sequence within this interval.</w:t>
      </w:r>
    </w:p>
    <w:p w14:paraId="57D44CF0" w14:textId="09A29123" w:rsidR="0004325B" w:rsidRDefault="0004325B" w:rsidP="0004325B">
      <w:pPr>
        <w:pStyle w:val="NormalWeb"/>
      </w:pPr>
      <w:r>
        <w:t>PN sequences arise from the assembly of a fixed number of flip-flops connected serially, coupled with combinational logic, typically in the form of XOR gates. The contents of the registers shift one bit to the right with each rising edge of the clock pulse. Simultaneously, the logic circuit computes a Boolean function based on the flip-flop states. This outcome loops back as input to the initial flip-flop, thus preventing the shift register from emptying. The resulting PN sequence is contingent upon factors like the number of employed flip-flops, the feedback circuit's logic, and the initial state. A comprehensive block diagram of the PN sequence is depicted below for reference.</w:t>
      </w:r>
    </w:p>
    <w:p w14:paraId="3CA6A24D" w14:textId="3C4B56E7" w:rsidR="00E81900" w:rsidRPr="00E81900" w:rsidRDefault="00E81900" w:rsidP="0004325B">
      <w:pPr>
        <w:pStyle w:val="NormalWeb"/>
        <w:rPr>
          <w:ins w:id="20" w:author="Amitalok" w:date="2024-07-31T14:24:00Z"/>
          <w:i/>
        </w:rPr>
      </w:pPr>
      <w:ins w:id="21" w:author="Amitalok" w:date="2024-07-31T14:24:00Z">
        <w:r>
          <w:rPr>
            <w:i/>
          </w:rPr>
          <w:t>&lt;Add more as appropriate&gt;</w:t>
        </w:r>
      </w:ins>
    </w:p>
    <w:p w14:paraId="64B39026" w14:textId="57ADF2CC" w:rsidR="00BA47C0" w:rsidRDefault="00BA47C0" w:rsidP="0004325B">
      <w:pPr>
        <w:pStyle w:val="NormalWeb"/>
      </w:pPr>
    </w:p>
    <w:p w14:paraId="474852A7" w14:textId="3C97A2A4" w:rsidR="00BA47C0" w:rsidRDefault="00BA47C0" w:rsidP="0004325B">
      <w:pPr>
        <w:pStyle w:val="NormalWeb"/>
      </w:pPr>
    </w:p>
    <w:p w14:paraId="20473C7B" w14:textId="77777777" w:rsidR="00BA47C0" w:rsidRDefault="00BA47C0" w:rsidP="0004325B">
      <w:pPr>
        <w:pStyle w:val="NormalWeb"/>
      </w:pPr>
    </w:p>
    <w:p w14:paraId="7BFCF4AC" w14:textId="38CA6208" w:rsidR="007D2E46" w:rsidRPr="007D2E46" w:rsidRDefault="00AB2A2A" w:rsidP="00B704F4">
      <w:pPr>
        <w:spacing w:line="300" w:lineRule="exact"/>
        <w:jc w:val="both"/>
        <w:rPr>
          <w:rFonts w:ascii="Century Schoolbook L" w:hAnsi="Century Schoolbook L" w:cs="Times New Roman"/>
          <w:bCs/>
          <w:sz w:val="24"/>
          <w:szCs w:val="24"/>
        </w:rPr>
      </w:pPr>
      <w:r w:rsidRPr="0004325B">
        <w:rPr>
          <w:noProof/>
        </w:rPr>
        <w:lastRenderedPageBreak/>
        <mc:AlternateContent>
          <mc:Choice Requires="wpg">
            <w:drawing>
              <wp:anchor distT="0" distB="0" distL="114300" distR="114300" simplePos="0" relativeHeight="251659264" behindDoc="0" locked="0" layoutInCell="1" allowOverlap="1" wp14:anchorId="00291032" wp14:editId="41001648">
                <wp:simplePos x="0" y="0"/>
                <wp:positionH relativeFrom="page">
                  <wp:posOffset>1105535</wp:posOffset>
                </wp:positionH>
                <wp:positionV relativeFrom="paragraph">
                  <wp:posOffset>23492</wp:posOffset>
                </wp:positionV>
                <wp:extent cx="5649388" cy="1670670"/>
                <wp:effectExtent l="0" t="19050" r="8890" b="25400"/>
                <wp:wrapNone/>
                <wp:docPr id="3" name="Group 74">
                  <a:extLst xmlns:a="http://schemas.openxmlformats.org/drawingml/2006/main"/>
                </wp:docPr>
                <wp:cNvGraphicFramePr/>
                <a:graphic xmlns:a="http://schemas.openxmlformats.org/drawingml/2006/main">
                  <a:graphicData uri="http://schemas.microsoft.com/office/word/2010/wordprocessingGroup">
                    <wpg:wgp>
                      <wpg:cNvGrpSpPr/>
                      <wpg:grpSpPr>
                        <a:xfrm>
                          <a:off x="0" y="0"/>
                          <a:ext cx="5649388" cy="1670670"/>
                          <a:chOff x="0" y="0"/>
                          <a:chExt cx="11422707" cy="3378387"/>
                        </a:xfrm>
                      </wpg:grpSpPr>
                      <wps:wsp>
                        <wps:cNvPr id="5" name="Rectangle 5">
                          <a:extLst/>
                        </wps:cNvPr>
                        <wps:cNvSpPr/>
                        <wps:spPr>
                          <a:xfrm>
                            <a:off x="1946196" y="1447116"/>
                            <a:ext cx="735724" cy="727841"/>
                          </a:xfrm>
                          <a:prstGeom prst="rect">
                            <a:avLst/>
                          </a:prstGeom>
                          <a:noFill/>
                          <a:ln w="317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angle 10">
                          <a:extLst/>
                        </wps:cNvPr>
                        <wps:cNvSpPr/>
                        <wps:spPr>
                          <a:xfrm>
                            <a:off x="3401879" y="1447115"/>
                            <a:ext cx="735724" cy="727841"/>
                          </a:xfrm>
                          <a:prstGeom prst="rect">
                            <a:avLst/>
                          </a:prstGeom>
                          <a:noFill/>
                          <a:ln w="317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 name="Rectangle 12">
                          <a:extLst/>
                        </wps:cNvPr>
                        <wps:cNvSpPr/>
                        <wps:spPr>
                          <a:xfrm>
                            <a:off x="4836541" y="1428721"/>
                            <a:ext cx="735724" cy="727841"/>
                          </a:xfrm>
                          <a:prstGeom prst="rect">
                            <a:avLst/>
                          </a:prstGeom>
                          <a:noFill/>
                          <a:ln w="317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 name="Rectangle 18">
                          <a:extLst/>
                        </wps:cNvPr>
                        <wps:cNvSpPr/>
                        <wps:spPr>
                          <a:xfrm>
                            <a:off x="6292224" y="1454995"/>
                            <a:ext cx="735724" cy="727841"/>
                          </a:xfrm>
                          <a:prstGeom prst="rect">
                            <a:avLst/>
                          </a:prstGeom>
                          <a:noFill/>
                          <a:ln w="317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 name="Rectangle 19">
                          <a:extLst/>
                        </wps:cNvPr>
                        <wps:cNvSpPr/>
                        <wps:spPr>
                          <a:xfrm>
                            <a:off x="9182569" y="1454995"/>
                            <a:ext cx="735724" cy="727841"/>
                          </a:xfrm>
                          <a:prstGeom prst="rect">
                            <a:avLst/>
                          </a:prstGeom>
                          <a:noFill/>
                          <a:ln w="317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 name="Straight Arrow Connector 20">
                          <a:extLst/>
                        </wps:cNvPr>
                        <wps:cNvCnPr/>
                        <wps:spPr>
                          <a:xfrm>
                            <a:off x="0" y="3349488"/>
                            <a:ext cx="9589008" cy="0"/>
                          </a:xfrm>
                          <a:prstGeom prst="straightConnector1">
                            <a:avLst/>
                          </a:prstGeom>
                          <a:ln w="31750">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wps:wsp>
                        <wps:cNvPr id="21" name="Straight Arrow Connector 21">
                          <a:extLst/>
                        </wps:cNvPr>
                        <wps:cNvCnPr>
                          <a:cxnSpLocks/>
                        </wps:cNvCnPr>
                        <wps:spPr>
                          <a:xfrm>
                            <a:off x="2314058" y="2206487"/>
                            <a:ext cx="0" cy="1164021"/>
                          </a:xfrm>
                          <a:prstGeom prst="straightConnector1">
                            <a:avLst/>
                          </a:prstGeom>
                          <a:ln w="31750">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22" name="Straight Arrow Connector 22">
                          <a:extLst/>
                        </wps:cNvPr>
                        <wps:cNvCnPr/>
                        <wps:spPr>
                          <a:xfrm>
                            <a:off x="3769741" y="2188092"/>
                            <a:ext cx="0" cy="1164021"/>
                          </a:xfrm>
                          <a:prstGeom prst="straightConnector1">
                            <a:avLst/>
                          </a:prstGeom>
                          <a:ln w="31750">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23" name="Straight Arrow Connector 23">
                          <a:extLst/>
                        </wps:cNvPr>
                        <wps:cNvCnPr/>
                        <wps:spPr>
                          <a:xfrm>
                            <a:off x="5204403" y="2188091"/>
                            <a:ext cx="0" cy="1164021"/>
                          </a:xfrm>
                          <a:prstGeom prst="straightConnector1">
                            <a:avLst/>
                          </a:prstGeom>
                          <a:ln w="31750">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24" name="Straight Arrow Connector 24">
                          <a:extLst/>
                        </wps:cNvPr>
                        <wps:cNvCnPr/>
                        <wps:spPr>
                          <a:xfrm>
                            <a:off x="6660086" y="2206487"/>
                            <a:ext cx="0" cy="1164021"/>
                          </a:xfrm>
                          <a:prstGeom prst="straightConnector1">
                            <a:avLst/>
                          </a:prstGeom>
                          <a:ln w="31750">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25" name="Straight Arrow Connector 25">
                          <a:extLst/>
                        </wps:cNvPr>
                        <wps:cNvCnPr/>
                        <wps:spPr>
                          <a:xfrm>
                            <a:off x="9573241" y="2214366"/>
                            <a:ext cx="0" cy="1164021"/>
                          </a:xfrm>
                          <a:prstGeom prst="straightConnector1">
                            <a:avLst/>
                          </a:prstGeom>
                          <a:ln w="31750">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26" name="Straight Connector 26">
                          <a:extLst/>
                        </wps:cNvPr>
                        <wps:cNvCnPr/>
                        <wps:spPr>
                          <a:xfrm>
                            <a:off x="7288437" y="1846509"/>
                            <a:ext cx="1097624" cy="0"/>
                          </a:xfrm>
                          <a:prstGeom prst="line">
                            <a:avLst/>
                          </a:prstGeom>
                          <a:ln w="31750">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wps:wsp>
                        <wps:cNvPr id="29" name="Rectangle: Rounded Corners 29">
                          <a:extLst/>
                        </wps:cNvPr>
                        <wps:cNvSpPr/>
                        <wps:spPr>
                          <a:xfrm>
                            <a:off x="1470729" y="0"/>
                            <a:ext cx="8497360" cy="718586"/>
                          </a:xfrm>
                          <a:prstGeom prst="roundRect">
                            <a:avLst/>
                          </a:prstGeom>
                          <a:noFill/>
                          <a:ln w="317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0" name="Picture 30">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3943966" y="267323"/>
                            <a:ext cx="3342598" cy="230156"/>
                          </a:xfrm>
                          <a:prstGeom prst="rect">
                            <a:avLst/>
                          </a:prstGeom>
                        </pic:spPr>
                      </pic:pic>
                      <wps:wsp>
                        <wps:cNvPr id="31" name="Straight Arrow Connector 31">
                          <a:extLst/>
                        </wps:cNvPr>
                        <wps:cNvCnPr/>
                        <wps:spPr>
                          <a:xfrm>
                            <a:off x="2319312" y="783577"/>
                            <a:ext cx="0" cy="657059"/>
                          </a:xfrm>
                          <a:prstGeom prst="straightConnector1">
                            <a:avLst/>
                          </a:prstGeom>
                          <a:ln w="31750">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38" name="Straight Arrow Connector 38">
                          <a:extLst/>
                        </wps:cNvPr>
                        <wps:cNvCnPr/>
                        <wps:spPr>
                          <a:xfrm>
                            <a:off x="3774995" y="765182"/>
                            <a:ext cx="0" cy="657059"/>
                          </a:xfrm>
                          <a:prstGeom prst="straightConnector1">
                            <a:avLst/>
                          </a:prstGeom>
                          <a:ln w="31750">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40" name="Straight Arrow Connector 40">
                          <a:extLst/>
                        </wps:cNvPr>
                        <wps:cNvCnPr/>
                        <wps:spPr>
                          <a:xfrm>
                            <a:off x="5209657" y="765181"/>
                            <a:ext cx="0" cy="657059"/>
                          </a:xfrm>
                          <a:prstGeom prst="straightConnector1">
                            <a:avLst/>
                          </a:prstGeom>
                          <a:ln w="31750">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41" name="Straight Arrow Connector 41">
                          <a:extLst/>
                        </wps:cNvPr>
                        <wps:cNvCnPr/>
                        <wps:spPr>
                          <a:xfrm>
                            <a:off x="6665340" y="794087"/>
                            <a:ext cx="0" cy="657059"/>
                          </a:xfrm>
                          <a:prstGeom prst="straightConnector1">
                            <a:avLst/>
                          </a:prstGeom>
                          <a:ln w="31750">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43" name="Straight Arrow Connector 43">
                          <a:extLst/>
                        </wps:cNvPr>
                        <wps:cNvCnPr/>
                        <wps:spPr>
                          <a:xfrm>
                            <a:off x="9578495" y="791456"/>
                            <a:ext cx="0" cy="657059"/>
                          </a:xfrm>
                          <a:prstGeom prst="straightConnector1">
                            <a:avLst/>
                          </a:prstGeom>
                          <a:ln w="31750">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44" name="Connector: Elbow 44">
                          <a:extLst/>
                        </wps:cNvPr>
                        <wps:cNvCnPr/>
                        <wps:spPr>
                          <a:xfrm rot="10800000" flipH="1" flipV="1">
                            <a:off x="1470728" y="359293"/>
                            <a:ext cx="475467" cy="1451744"/>
                          </a:xfrm>
                          <a:prstGeom prst="bentConnector3">
                            <a:avLst>
                              <a:gd name="adj1" fmla="val -48079"/>
                            </a:avLst>
                          </a:prstGeom>
                          <a:ln w="317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46" name="Picture 46">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2072167" y="1703540"/>
                            <a:ext cx="513660" cy="170712"/>
                          </a:xfrm>
                          <a:prstGeom prst="rect">
                            <a:avLst/>
                          </a:prstGeom>
                        </pic:spPr>
                      </pic:pic>
                      <pic:pic xmlns:pic="http://schemas.openxmlformats.org/drawingml/2006/picture">
                        <pic:nvPicPr>
                          <pic:cNvPr id="47" name="Picture 47">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3562682" y="1733559"/>
                            <a:ext cx="521281" cy="170712"/>
                          </a:xfrm>
                          <a:prstGeom prst="rect">
                            <a:avLst/>
                          </a:prstGeom>
                        </pic:spPr>
                      </pic:pic>
                      <pic:pic xmlns:pic="http://schemas.openxmlformats.org/drawingml/2006/picture">
                        <pic:nvPicPr>
                          <pic:cNvPr id="49" name="Picture 49">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4949016" y="1701085"/>
                            <a:ext cx="522805" cy="176809"/>
                          </a:xfrm>
                          <a:prstGeom prst="rect">
                            <a:avLst/>
                          </a:prstGeom>
                        </pic:spPr>
                      </pic:pic>
                      <pic:pic xmlns:pic="http://schemas.openxmlformats.org/drawingml/2006/picture">
                        <pic:nvPicPr>
                          <pic:cNvPr id="50" name="Picture 50">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6419194" y="1707739"/>
                            <a:ext cx="525853" cy="170712"/>
                          </a:xfrm>
                          <a:prstGeom prst="rect">
                            <a:avLst/>
                          </a:prstGeom>
                        </pic:spPr>
                      </pic:pic>
                      <pic:pic xmlns:pic="http://schemas.openxmlformats.org/drawingml/2006/picture">
                        <pic:nvPicPr>
                          <pic:cNvPr id="52" name="Picture 52">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9311839" y="1716308"/>
                            <a:ext cx="534999" cy="178333"/>
                          </a:xfrm>
                          <a:prstGeom prst="rect">
                            <a:avLst/>
                          </a:prstGeom>
                        </pic:spPr>
                      </pic:pic>
                      <wps:wsp>
                        <wps:cNvPr id="53" name="Straight Arrow Connector 53">
                          <a:extLst/>
                        </wps:cNvPr>
                        <wps:cNvCnPr/>
                        <wps:spPr>
                          <a:xfrm flipV="1">
                            <a:off x="9976322" y="1805474"/>
                            <a:ext cx="748296" cy="13441"/>
                          </a:xfrm>
                          <a:prstGeom prst="straightConnector1">
                            <a:avLst/>
                          </a:prstGeom>
                          <a:ln w="317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55" name="Picture 55">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10026529" y="1119985"/>
                            <a:ext cx="1396178" cy="524330"/>
                          </a:xfrm>
                          <a:prstGeom prst="rect">
                            <a:avLst/>
                          </a:prstGeom>
                        </pic:spPr>
                      </pic:pic>
                      <pic:pic xmlns:pic="http://schemas.openxmlformats.org/drawingml/2006/picture">
                        <pic:nvPicPr>
                          <pic:cNvPr id="57" name="Picture 57">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312283" y="2741799"/>
                            <a:ext cx="1327588" cy="230157"/>
                          </a:xfrm>
                          <a:prstGeom prst="rect">
                            <a:avLst/>
                          </a:prstGeom>
                        </pic:spPr>
                      </pic:pic>
                      <wps:wsp>
                        <wps:cNvPr id="58" name="Straight Arrow Connector 58">
                          <a:extLst/>
                        </wps:cNvPr>
                        <wps:cNvCnPr/>
                        <wps:spPr>
                          <a:xfrm flipV="1">
                            <a:off x="2678262" y="1798753"/>
                            <a:ext cx="748296" cy="13441"/>
                          </a:xfrm>
                          <a:prstGeom prst="straightConnector1">
                            <a:avLst/>
                          </a:prstGeom>
                          <a:ln w="317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9" name="Straight Arrow Connector 59">
                          <a:extLst/>
                        </wps:cNvPr>
                        <wps:cNvCnPr>
                          <a:cxnSpLocks/>
                        </wps:cNvCnPr>
                        <wps:spPr>
                          <a:xfrm>
                            <a:off x="4146937" y="1788897"/>
                            <a:ext cx="689604" cy="3745"/>
                          </a:xfrm>
                          <a:prstGeom prst="straightConnector1">
                            <a:avLst/>
                          </a:prstGeom>
                          <a:ln w="317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0" name="Straight Arrow Connector 60">
                          <a:extLst/>
                        </wps:cNvPr>
                        <wps:cNvCnPr>
                          <a:cxnSpLocks/>
                        </wps:cNvCnPr>
                        <wps:spPr>
                          <a:xfrm>
                            <a:off x="5591689" y="1794967"/>
                            <a:ext cx="723343" cy="0"/>
                          </a:xfrm>
                          <a:prstGeom prst="straightConnector1">
                            <a:avLst/>
                          </a:prstGeom>
                          <a:ln w="317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1" name="Straight Arrow Connector 61">
                          <a:extLst/>
                        </wps:cNvPr>
                        <wps:cNvCnPr>
                          <a:cxnSpLocks/>
                        </wps:cNvCnPr>
                        <wps:spPr>
                          <a:xfrm flipV="1">
                            <a:off x="8462611" y="1827883"/>
                            <a:ext cx="748717" cy="1"/>
                          </a:xfrm>
                          <a:prstGeom prst="straightConnector1">
                            <a:avLst/>
                          </a:prstGeom>
                          <a:ln w="317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9AB5C4F" id="Group 74" o:spid="_x0000_s1026" style="position:absolute;margin-left:87.05pt;margin-top:1.85pt;width:444.85pt;height:131.55pt;z-index:251659264;mso-position-horizontal-relative:page;mso-width-relative:margin;mso-height-relative:margin" coordsize="114227,337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&#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">
                <v:rect id="Rectangle 5" o:spid="_x0000_s1027" style="position:absolute;left:19461;top:14471;width:7358;height:72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" filled="f" strokecolor="black [3213]" strokeweight="2.5pt"/>
                <v:rect id="Rectangle 10" o:spid="_x0000_s1028" style="position:absolute;left:34018;top:14471;width:7358;height:72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" filled="f" strokecolor="black [3213]" strokeweight="2.5pt"/>
                <v:rect id="Rectangle 12" o:spid="_x0000_s1029" style="position:absolute;left:48365;top:14287;width:7357;height:72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" filled="f" strokecolor="black [3213]" strokeweight="2.5pt"/>
                <v:rect id="Rectangle 18" o:spid="_x0000_s1030" style="position:absolute;left:62922;top:14549;width:7357;height:72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" filled="f" strokecolor="black [3213]" strokeweight="2.5pt"/>
                <v:rect id="Rectangle 19" o:spid="_x0000_s1031" style="position:absolute;left:91825;top:14549;width:7357;height:72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" filled="f" strokecolor="black [3213]" strokeweight="2.5pt"/>
                <v:shapetype id="_x0000_t32" coordsize="21600,21600" o:spt="32" o:oned="t" path="m,l21600,21600e" filled="f">
                  <v:path arrowok="t" fillok="f" o:connecttype="none"/>
                  <o:lock v:ext="edit" shapetype="t"/>
                </v:shapetype>
                <v:shape id="Straight Arrow Connector 20" o:spid="_x0000_s1032" type="#_x0000_t32" style="position:absolute;top:33494;width:958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" strokecolor="black [3213]" strokeweight="2.5pt"/>
                <v:shape id="Straight Arrow Connector 21" o:spid="_x0000_s1033" type="#_x0000_t32" style="position:absolute;left:23140;top:22064;width:0;height:116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" strokecolor="black [3213]" strokeweight="2.5pt">
                  <v:stroke startarrow="block"/>
                  <o:lock v:ext="edit" shapetype="f"/>
                </v:shape>
                <v:shape id="Straight Arrow Connector 22" o:spid="_x0000_s1034" type="#_x0000_t32" style="position:absolute;left:37697;top:21880;width:0;height:116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" strokecolor="black [3213]" strokeweight="2.5pt">
                  <v:stroke startarrow="block"/>
                </v:shape>
                <v:shape id="Straight Arrow Connector 23" o:spid="_x0000_s1035" type="#_x0000_t32" style="position:absolute;left:52044;top:21880;width:0;height:116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" strokecolor="black [3213]" strokeweight="2.5pt">
                  <v:stroke startarrow="block"/>
                </v:shape>
                <v:shape id="Straight Arrow Connector 24" o:spid="_x0000_s1036" type="#_x0000_t32" style="position:absolute;left:66600;top:22064;width:0;height:116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" strokecolor="black [3213]" strokeweight="2.5pt">
                  <v:stroke startarrow="block"/>
                </v:shape>
                <v:shape id="Straight Arrow Connector 25" o:spid="_x0000_s1037" type="#_x0000_t32" style="position:absolute;left:95732;top:22143;width:0;height:116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" strokecolor="black [3213]" strokeweight="2.5pt">
                  <v:stroke startarrow="block"/>
                </v:shape>
                <v:line id="Straight Connector 26" o:spid="_x0000_s1038" style="position:absolute;visibility:visible;mso-wrap-style:square" from="72884,18465" to="83860,184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" strokecolor="black [3213]" strokeweight="2.5pt">
                  <v:stroke dashstyle="1 1"/>
                </v:line>
                <v:roundrect id="Rectangle: Rounded Corners 29" o:spid="_x0000_s1039" style="position:absolute;left:14707;width:84973;height:71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" filled="f" strokecolor="black [3213]" strokeweight="2.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s1040" type="#_x0000_t75" style="position:absolute;left:39439;top:2673;width:33426;height:23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">
                  <v:imagedata r:id="rId17" o:title=""/>
                </v:shape>
                <v:shape id="Straight Arrow Connector 31" o:spid="_x0000_s1041" type="#_x0000_t32" style="position:absolute;left:23193;top:7835;width:0;height:65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" strokecolor="black [3213]" strokeweight="2.5pt">
                  <v:stroke startarrow="block"/>
                </v:shape>
                <v:shape id="Straight Arrow Connector 38" o:spid="_x0000_s1042" type="#_x0000_t32" style="position:absolute;left:37749;top:7651;width:0;height:65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" strokecolor="black [3213]" strokeweight="2.5pt">
                  <v:stroke startarrow="block"/>
                </v:shape>
                <v:shape id="Straight Arrow Connector 40" o:spid="_x0000_s1043" type="#_x0000_t32" style="position:absolute;left:52096;top:7651;width:0;height:65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" strokecolor="black [3213]" strokeweight="2.5pt">
                  <v:stroke startarrow="block"/>
                </v:shape>
                <v:shape id="Straight Arrow Connector 41" o:spid="_x0000_s1044" type="#_x0000_t32" style="position:absolute;left:66653;top:7940;width:0;height:65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" strokecolor="black [3213]" strokeweight="2.5pt">
                  <v:stroke startarrow="block"/>
                </v:shape>
                <v:shape id="Straight Arrow Connector 43" o:spid="_x0000_s1045" type="#_x0000_t32" style="position:absolute;left:95784;top:7914;width:0;height:65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" strokecolor="black [3213]" strokeweight="2.5pt">
                  <v:stroke start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4" o:spid="_x0000_s1046" type="#_x0000_t34" style="position:absolute;left:14707;top:3592;width:4754;height:14518;rotation:18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" adj="-10385" strokecolor="black [3213]" strokeweight="2.5pt">
                  <v:stroke endarrow="block"/>
                </v:shape>
                <v:shape id="Picture 46" o:spid="_x0000_s1047" type="#_x0000_t75" style="position:absolute;left:20721;top:17035;width:5137;height:1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">
                  <v:imagedata r:id="rId18" o:title=""/>
                </v:shape>
                <v:shape id="Picture 47" o:spid="_x0000_s1048" type="#_x0000_t75" style="position:absolute;left:35626;top:17335;width:5213;height:1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">
                  <v:imagedata r:id="rId19" o:title=""/>
                </v:shape>
                <v:shape id="Picture 49" o:spid="_x0000_s1049" type="#_x0000_t75" style="position:absolute;left:49490;top:17010;width:5228;height:1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">
                  <v:imagedata r:id="rId20" o:title=""/>
                </v:shape>
                <v:shape id="Picture 50" o:spid="_x0000_s1050" type="#_x0000_t75" style="position:absolute;left:64191;top:17077;width:5259;height:1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">
                  <v:imagedata r:id="rId21" o:title=""/>
                </v:shape>
                <v:shape id="Picture 52" o:spid="_x0000_s1051" type="#_x0000_t75" style="position:absolute;left:93118;top:17163;width:5350;height:17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">
                  <v:imagedata r:id="rId22" o:title=""/>
                </v:shape>
                <v:shape id="Straight Arrow Connector 53" o:spid="_x0000_s1052" type="#_x0000_t32" style="position:absolute;left:99763;top:18054;width:7483;height:1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" strokecolor="black [3213]" strokeweight="2.5pt">
                  <v:stroke endarrow="block"/>
                </v:shape>
                <v:shape id="Picture 55" o:spid="_x0000_s1053" type="#_x0000_t75" style="position:absolute;left:100265;top:11199;width:13962;height:5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">
                  <v:imagedata r:id="rId23" o:title=""/>
                </v:shape>
                <v:shape id="Picture 57" o:spid="_x0000_s1054" type="#_x0000_t75" style="position:absolute;left:3122;top:27417;width:13276;height:23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">
                  <v:imagedata r:id="rId24" o:title=""/>
                </v:shape>
                <v:shape id="Straight Arrow Connector 58" o:spid="_x0000_s1055" type="#_x0000_t32" style="position:absolute;left:26782;top:17987;width:7483;height:13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" strokecolor="black [3213]" strokeweight="2.5pt">
                  <v:stroke endarrow="block"/>
                </v:shape>
                <v:shape id="Straight Arrow Connector 59" o:spid="_x0000_s1056" type="#_x0000_t32" style="position:absolute;left:41469;top:17888;width:6896;height: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" strokecolor="black [3213]" strokeweight="2.5pt">
                  <v:stroke endarrow="block"/>
                  <o:lock v:ext="edit" shapetype="f"/>
                </v:shape>
                <v:shape id="Straight Arrow Connector 60" o:spid="_x0000_s1057" type="#_x0000_t32" style="position:absolute;left:55916;top:17949;width:72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" strokecolor="black [3213]" strokeweight="2.5pt">
                  <v:stroke endarrow="block"/>
                  <o:lock v:ext="edit" shapetype="f"/>
                </v:shape>
                <v:shape id="Straight Arrow Connector 61" o:spid="_x0000_s1058" type="#_x0000_t32" style="position:absolute;left:84626;top:18278;width:7487;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" strokecolor="black [3213]" strokeweight="2.5pt">
                  <v:stroke endarrow="block"/>
                  <o:lock v:ext="edit" shapetype="f"/>
                </v:shape>
                <w10:wrap anchorx="page"/>
              </v:group>
            </w:pict>
          </mc:Fallback>
        </mc:AlternateContent>
      </w:r>
      <w:r w:rsidR="001C37D3">
        <w:rPr>
          <w:rFonts w:ascii="Century Schoolbook L" w:hAnsi="Century Schoolbook L" w:cs="Times New Roman"/>
          <w:bCs/>
          <w:sz w:val="24"/>
          <w:szCs w:val="24"/>
        </w:rPr>
        <w:t>:</w:t>
      </w:r>
    </w:p>
    <w:p w14:paraId="0078031A" w14:textId="313F6429" w:rsidR="00A565CE" w:rsidRDefault="00A565CE" w:rsidP="00A565CE">
      <w:pPr>
        <w:pStyle w:val="NoSpacing"/>
        <w:keepNext/>
        <w:jc w:val="center"/>
      </w:pPr>
    </w:p>
    <w:p w14:paraId="03BFB112" w14:textId="77777777" w:rsidR="00AB2A2A" w:rsidRDefault="00AB2A2A" w:rsidP="008E3938">
      <w:pPr>
        <w:pStyle w:val="Caption"/>
        <w:jc w:val="center"/>
        <w:rPr>
          <w:b/>
          <w:bCs/>
          <w:sz w:val="22"/>
          <w:szCs w:val="22"/>
        </w:rPr>
      </w:pPr>
    </w:p>
    <w:p w14:paraId="406B4171" w14:textId="77777777" w:rsidR="00AB2A2A" w:rsidRDefault="00AB2A2A" w:rsidP="008E3938">
      <w:pPr>
        <w:pStyle w:val="Caption"/>
        <w:jc w:val="center"/>
        <w:rPr>
          <w:b/>
          <w:bCs/>
          <w:sz w:val="22"/>
          <w:szCs w:val="22"/>
        </w:rPr>
      </w:pPr>
    </w:p>
    <w:p w14:paraId="23A724B5" w14:textId="77777777" w:rsidR="00AB2A2A" w:rsidRDefault="00AB2A2A" w:rsidP="008E3938">
      <w:pPr>
        <w:pStyle w:val="Caption"/>
        <w:jc w:val="center"/>
        <w:rPr>
          <w:b/>
          <w:bCs/>
          <w:sz w:val="22"/>
          <w:szCs w:val="22"/>
        </w:rPr>
      </w:pPr>
    </w:p>
    <w:p w14:paraId="25A26696" w14:textId="77777777" w:rsidR="00AB2A2A" w:rsidRDefault="00AB2A2A" w:rsidP="008E3938">
      <w:pPr>
        <w:pStyle w:val="Caption"/>
        <w:jc w:val="center"/>
        <w:rPr>
          <w:b/>
          <w:bCs/>
          <w:sz w:val="22"/>
          <w:szCs w:val="22"/>
        </w:rPr>
      </w:pPr>
    </w:p>
    <w:p w14:paraId="3C7A1F20" w14:textId="0254DB4E" w:rsidR="00AB2A2A" w:rsidRDefault="00AB2A2A" w:rsidP="008E3938">
      <w:pPr>
        <w:pStyle w:val="Caption"/>
        <w:jc w:val="center"/>
        <w:rPr>
          <w:b/>
          <w:bCs/>
          <w:sz w:val="22"/>
          <w:szCs w:val="22"/>
        </w:rPr>
      </w:pPr>
    </w:p>
    <w:p w14:paraId="0C6DF13E" w14:textId="5949CAAF" w:rsidR="00AB2A2A" w:rsidRPr="00AB2A2A" w:rsidRDefault="00AB2A2A" w:rsidP="00AB2A2A">
      <w:pPr>
        <w:jc w:val="center"/>
      </w:pPr>
      <w:r>
        <w:t>Figure 1: Block diagram of a typical PN sequence generator using an LFSR.</w:t>
      </w:r>
    </w:p>
    <w:p w14:paraId="224D1615" w14:textId="1D7C4203" w:rsidR="00AB2A2A" w:rsidRDefault="00AB2A2A" w:rsidP="00B704F4">
      <w:pPr>
        <w:pStyle w:val="BodyText"/>
        <w:spacing w:after="0" w:line="276" w:lineRule="auto"/>
        <w:jc w:val="both"/>
        <w:rPr>
          <w:rFonts w:ascii="Century Schoolbook L" w:hAnsi="Century Schoolbook L" w:cs="Times New Roman"/>
          <w:b/>
          <w:bCs/>
          <w:sz w:val="24"/>
          <w:szCs w:val="24"/>
        </w:rPr>
      </w:pPr>
    </w:p>
    <w:p w14:paraId="782AB2A8" w14:textId="471F9968" w:rsidR="00B704F4" w:rsidRDefault="00D32BC4" w:rsidP="00B704F4">
      <w:pPr>
        <w:pStyle w:val="BodyText"/>
        <w:spacing w:after="0" w:line="276" w:lineRule="auto"/>
        <w:jc w:val="both"/>
        <w:rPr>
          <w:rFonts w:ascii="Century Schoolbook L" w:hAnsi="Century Schoolbook L" w:cs="Times New Roman"/>
          <w:b/>
          <w:bCs/>
          <w:sz w:val="24"/>
          <w:szCs w:val="24"/>
        </w:rPr>
      </w:pPr>
      <w:r w:rsidRPr="00D32BC4">
        <w:rPr>
          <w:rFonts w:ascii="Century Schoolbook L" w:hAnsi="Century Schoolbook L" w:cs="Times New Roman"/>
          <w:b/>
          <w:bCs/>
          <w:sz w:val="24"/>
          <w:szCs w:val="24"/>
        </w:rPr>
        <w:t>Properties of PN sequences:</w:t>
      </w:r>
    </w:p>
    <w:p w14:paraId="6A701715" w14:textId="1D499A91" w:rsidR="00D32BC4" w:rsidRDefault="00D32BC4" w:rsidP="00B704F4">
      <w:pPr>
        <w:pStyle w:val="BodyText"/>
        <w:spacing w:after="0" w:line="276" w:lineRule="auto"/>
        <w:jc w:val="both"/>
        <w:rPr>
          <w:rFonts w:ascii="Century Schoolbook L" w:hAnsi="Century Schoolbook L" w:cs="Times New Roman"/>
          <w:sz w:val="24"/>
          <w:szCs w:val="24"/>
        </w:rPr>
      </w:pPr>
      <w:r w:rsidRPr="00D32BC4">
        <w:rPr>
          <w:rFonts w:ascii="Century Schoolbook L" w:hAnsi="Century Schoolbook L" w:cs="Times New Roman"/>
          <w:sz w:val="24"/>
          <w:szCs w:val="24"/>
        </w:rPr>
        <w:t xml:space="preserve">The properties which make pseudorandom signal truly appears to be random are listed below: </w:t>
      </w:r>
    </w:p>
    <w:p w14:paraId="4050BB19" w14:textId="18FBAE44" w:rsidR="00D32BC4" w:rsidRDefault="00D32BC4" w:rsidP="00D32BC4">
      <w:pPr>
        <w:pStyle w:val="BodyText"/>
        <w:numPr>
          <w:ilvl w:val="0"/>
          <w:numId w:val="1"/>
        </w:numPr>
        <w:spacing w:after="0" w:line="276" w:lineRule="auto"/>
        <w:jc w:val="both"/>
        <w:rPr>
          <w:rFonts w:ascii="Century Schoolbook L" w:hAnsi="Century Schoolbook L" w:cs="Times New Roman"/>
          <w:sz w:val="24"/>
          <w:szCs w:val="24"/>
        </w:rPr>
      </w:pPr>
      <w:r w:rsidRPr="001A273B">
        <w:rPr>
          <w:rFonts w:ascii="Century Schoolbook L" w:hAnsi="Century Schoolbook L" w:cs="Times New Roman"/>
          <w:b/>
          <w:bCs/>
          <w:sz w:val="24"/>
          <w:szCs w:val="24"/>
        </w:rPr>
        <w:t>Balance Property:</w:t>
      </w:r>
      <w:r w:rsidRPr="00D32BC4">
        <w:rPr>
          <w:rFonts w:ascii="Century Schoolbook L" w:hAnsi="Century Schoolbook L" w:cs="Times New Roman"/>
          <w:sz w:val="24"/>
          <w:szCs w:val="24"/>
        </w:rPr>
        <w:t xml:space="preserve"> In each period of a maximum length sequence, the number of 1s is always one more than the number of 0s. </w:t>
      </w:r>
    </w:p>
    <w:p w14:paraId="7698EC7D" w14:textId="4860900E" w:rsidR="00D32BC4" w:rsidRDefault="00D32BC4" w:rsidP="00D32BC4">
      <w:pPr>
        <w:pStyle w:val="BodyText"/>
        <w:numPr>
          <w:ilvl w:val="0"/>
          <w:numId w:val="1"/>
        </w:numPr>
        <w:spacing w:after="0" w:line="276" w:lineRule="auto"/>
        <w:jc w:val="both"/>
        <w:rPr>
          <w:rFonts w:ascii="Century Schoolbook L" w:hAnsi="Century Schoolbook L" w:cs="Times New Roman"/>
          <w:sz w:val="24"/>
          <w:szCs w:val="24"/>
        </w:rPr>
      </w:pPr>
      <w:r w:rsidRPr="001A273B">
        <w:rPr>
          <w:rFonts w:ascii="Century Schoolbook L" w:hAnsi="Century Schoolbook L" w:cs="Times New Roman"/>
          <w:b/>
          <w:bCs/>
          <w:sz w:val="24"/>
          <w:szCs w:val="24"/>
        </w:rPr>
        <w:t>Run Property:</w:t>
      </w:r>
      <w:r w:rsidRPr="00D32BC4">
        <w:rPr>
          <w:rFonts w:ascii="Century Schoolbook L" w:hAnsi="Century Schoolbook L" w:cs="Times New Roman"/>
          <w:sz w:val="24"/>
          <w:szCs w:val="24"/>
        </w:rPr>
        <w:t xml:space="preserve"> Among the runs of 1s and 0s in each period of a maximum length sequence, one half the runs of each kind are of length one-fourth are of length two, one eighth are of length three, and so on as long as these fractions represent meaningful numbers of runs.</w:t>
      </w:r>
    </w:p>
    <w:p w14:paraId="21136523" w14:textId="471D0E4D" w:rsidR="00D32BC4" w:rsidRDefault="00D32BC4" w:rsidP="00D32BC4">
      <w:pPr>
        <w:pStyle w:val="BodyText"/>
        <w:numPr>
          <w:ilvl w:val="0"/>
          <w:numId w:val="1"/>
        </w:numPr>
        <w:spacing w:after="0" w:line="276" w:lineRule="auto"/>
        <w:jc w:val="both"/>
        <w:rPr>
          <w:rFonts w:ascii="Century Schoolbook L" w:hAnsi="Century Schoolbook L" w:cs="Times New Roman"/>
          <w:sz w:val="24"/>
          <w:szCs w:val="24"/>
        </w:rPr>
      </w:pPr>
      <w:r w:rsidRPr="001A273B">
        <w:rPr>
          <w:rFonts w:ascii="Century Schoolbook L" w:hAnsi="Century Schoolbook L" w:cs="Times New Roman"/>
          <w:b/>
          <w:bCs/>
          <w:sz w:val="24"/>
          <w:szCs w:val="24"/>
        </w:rPr>
        <w:t>Correlation Property:</w:t>
      </w:r>
      <w:r w:rsidRPr="00D32BC4">
        <w:rPr>
          <w:rFonts w:ascii="Century Schoolbook L" w:hAnsi="Century Schoolbook L" w:cs="Times New Roman"/>
          <w:sz w:val="24"/>
          <w:szCs w:val="24"/>
        </w:rPr>
        <w:t xml:space="preserve"> Correlation is a measure of similarity between two sequences. When the two sequences compared are different it is the ‘cross correlation’ and when they are the same it is the ‘autocorrelation’.</w:t>
      </w:r>
    </w:p>
    <w:p w14:paraId="12C4D86E" w14:textId="77777777" w:rsidR="00E81900" w:rsidRPr="00E81900" w:rsidRDefault="00E81900" w:rsidP="00E81900">
      <w:pPr>
        <w:pStyle w:val="NormalWeb"/>
        <w:numPr>
          <w:ilvl w:val="0"/>
          <w:numId w:val="1"/>
        </w:numPr>
        <w:rPr>
          <w:ins w:id="22" w:author="Amitalok" w:date="2024-07-31T14:24:00Z"/>
          <w:i/>
        </w:rPr>
      </w:pPr>
      <w:ins w:id="23" w:author="Amitalok" w:date="2024-07-31T14:24:00Z">
        <w:r>
          <w:rPr>
            <w:i/>
          </w:rPr>
          <w:t>&lt;Add more as appropriate&gt;</w:t>
        </w:r>
      </w:ins>
    </w:p>
    <w:p w14:paraId="40BA6CA0" w14:textId="0E4038DC" w:rsidR="001A273B" w:rsidRDefault="001A273B" w:rsidP="001A273B">
      <w:pPr>
        <w:pStyle w:val="BodyText"/>
        <w:spacing w:after="0" w:line="276" w:lineRule="auto"/>
        <w:jc w:val="both"/>
        <w:rPr>
          <w:rFonts w:ascii="Century Schoolbook L" w:hAnsi="Century Schoolbook L" w:cs="Times New Roman"/>
          <w:sz w:val="24"/>
          <w:szCs w:val="24"/>
        </w:rPr>
      </w:pPr>
    </w:p>
    <w:p w14:paraId="50D218E7" w14:textId="77777777" w:rsidR="006A481B" w:rsidRDefault="006A481B" w:rsidP="001A273B">
      <w:pPr>
        <w:pStyle w:val="BodyText"/>
        <w:spacing w:after="0" w:line="276" w:lineRule="auto"/>
        <w:jc w:val="both"/>
        <w:rPr>
          <w:rFonts w:ascii="Century Schoolbook L" w:hAnsi="Century Schoolbook L" w:cs="Times New Roman"/>
          <w:sz w:val="24"/>
          <w:szCs w:val="24"/>
        </w:rPr>
      </w:pPr>
    </w:p>
    <w:p w14:paraId="75F3F46D" w14:textId="5B44D61A" w:rsidR="001A273B" w:rsidRPr="001A273B" w:rsidRDefault="001A273B" w:rsidP="001A273B">
      <w:pPr>
        <w:pStyle w:val="BodyText"/>
        <w:spacing w:after="0" w:line="276" w:lineRule="auto"/>
        <w:jc w:val="both"/>
        <w:rPr>
          <w:rFonts w:ascii="Century Schoolbook L" w:hAnsi="Century Schoolbook L" w:cs="Times New Roman"/>
          <w:b/>
          <w:bCs/>
          <w:sz w:val="24"/>
          <w:szCs w:val="24"/>
        </w:rPr>
      </w:pPr>
      <w:r w:rsidRPr="001A273B">
        <w:rPr>
          <w:rFonts w:ascii="Century Schoolbook L" w:hAnsi="Century Schoolbook L" w:cs="Times New Roman"/>
          <w:b/>
          <w:bCs/>
          <w:sz w:val="24"/>
          <w:szCs w:val="24"/>
        </w:rPr>
        <w:t>Applications of PN sequence in communication</w:t>
      </w:r>
      <w:r w:rsidR="00AB2A2A">
        <w:rPr>
          <w:rFonts w:ascii="Century Schoolbook L" w:hAnsi="Century Schoolbook L" w:cs="Times New Roman"/>
          <w:b/>
          <w:bCs/>
          <w:sz w:val="24"/>
          <w:szCs w:val="24"/>
        </w:rPr>
        <w:t xml:space="preserve"> and signal processing</w:t>
      </w:r>
      <w:r w:rsidRPr="001A273B">
        <w:rPr>
          <w:rFonts w:ascii="Century Schoolbook L" w:hAnsi="Century Schoolbook L" w:cs="Times New Roman"/>
          <w:b/>
          <w:bCs/>
          <w:sz w:val="24"/>
          <w:szCs w:val="24"/>
        </w:rPr>
        <w:t xml:space="preserve"> systems:</w:t>
      </w:r>
    </w:p>
    <w:p w14:paraId="1499027D" w14:textId="402637EC" w:rsidR="00AB2A2A" w:rsidRPr="004753D7" w:rsidRDefault="00AB2A2A" w:rsidP="00AB2A2A">
      <w:pPr>
        <w:pStyle w:val="BodyText"/>
        <w:spacing w:after="0" w:line="276" w:lineRule="auto"/>
        <w:ind w:left="720"/>
        <w:jc w:val="both"/>
        <w:rPr>
          <w:rFonts w:ascii="Century Schoolbook L" w:hAnsi="Century Schoolbook L" w:cs="Times New Roman"/>
          <w:bCs/>
          <w:i/>
          <w:sz w:val="24"/>
          <w:szCs w:val="24"/>
        </w:rPr>
      </w:pPr>
      <w:r w:rsidRPr="004753D7">
        <w:rPr>
          <w:rFonts w:ascii="Century Schoolbook L" w:hAnsi="Century Schoolbook L" w:cs="Times New Roman"/>
          <w:bCs/>
          <w:i/>
          <w:sz w:val="24"/>
          <w:szCs w:val="24"/>
        </w:rPr>
        <w:t xml:space="preserve">&lt;To-do&gt; </w:t>
      </w:r>
      <w:r w:rsidR="004753D7" w:rsidRPr="004753D7">
        <w:rPr>
          <w:rFonts w:ascii="Century Schoolbook L" w:hAnsi="Century Schoolbook L" w:cs="Times New Roman"/>
          <w:bCs/>
          <w:i/>
          <w:sz w:val="24"/>
          <w:szCs w:val="24"/>
        </w:rPr>
        <w:t xml:space="preserve">In your </w:t>
      </w:r>
      <w:r w:rsidR="004753D7">
        <w:rPr>
          <w:rFonts w:ascii="Century Schoolbook L" w:hAnsi="Century Schoolbook L" w:cs="Times New Roman"/>
          <w:bCs/>
          <w:i/>
          <w:sz w:val="24"/>
          <w:szCs w:val="24"/>
        </w:rPr>
        <w:t xml:space="preserve">final </w:t>
      </w:r>
      <w:r w:rsidR="004753D7" w:rsidRPr="004753D7">
        <w:rPr>
          <w:rFonts w:ascii="Century Schoolbook L" w:hAnsi="Century Schoolbook L" w:cs="Times New Roman"/>
          <w:bCs/>
          <w:i/>
          <w:sz w:val="24"/>
          <w:szCs w:val="24"/>
        </w:rPr>
        <w:t>writeup, c</w:t>
      </w:r>
      <w:r w:rsidRPr="004753D7">
        <w:rPr>
          <w:rFonts w:ascii="Century Schoolbook L" w:hAnsi="Century Schoolbook L" w:cs="Times New Roman"/>
          <w:bCs/>
          <w:i/>
          <w:sz w:val="24"/>
          <w:szCs w:val="24"/>
        </w:rPr>
        <w:t>omment on the applications of PN sequences in communication systems</w:t>
      </w:r>
      <w:r w:rsidR="004753D7" w:rsidRPr="004753D7">
        <w:rPr>
          <w:rFonts w:ascii="Century Schoolbook L" w:hAnsi="Century Schoolbook L" w:cs="Times New Roman"/>
          <w:bCs/>
          <w:i/>
          <w:sz w:val="24"/>
          <w:szCs w:val="24"/>
        </w:rPr>
        <w:t xml:space="preserve"> and describe the application in a few words.</w:t>
      </w:r>
    </w:p>
    <w:p w14:paraId="701A5D55" w14:textId="77777777" w:rsidR="00D32BC4" w:rsidRDefault="00D32BC4" w:rsidP="00B704F4">
      <w:pPr>
        <w:pStyle w:val="BodyText"/>
        <w:spacing w:after="0" w:line="276" w:lineRule="auto"/>
        <w:jc w:val="both"/>
        <w:rPr>
          <w:rFonts w:ascii="Century Schoolbook L" w:hAnsi="Century Schoolbook L" w:cs="Times New Roman"/>
          <w:sz w:val="26"/>
          <w:szCs w:val="26"/>
        </w:rPr>
      </w:pPr>
    </w:p>
    <w:p w14:paraId="1914D97C" w14:textId="34D98AF5" w:rsidR="00B704F4" w:rsidRPr="002524C8" w:rsidRDefault="001F13A0" w:rsidP="00B704F4">
      <w:pPr>
        <w:spacing w:line="300" w:lineRule="exact"/>
        <w:jc w:val="both"/>
        <w:rPr>
          <w:rFonts w:ascii="Century Schoolbook L" w:hAnsi="Century Schoolbook L" w:cs="Times New Roman"/>
          <w:b/>
          <w:caps/>
          <w:sz w:val="26"/>
          <w:szCs w:val="26"/>
        </w:rPr>
      </w:pPr>
      <w:r w:rsidRPr="002524C8">
        <w:rPr>
          <w:rFonts w:ascii="Century Schoolbook L" w:hAnsi="Century Schoolbook L" w:cs="Times New Roman"/>
          <w:b/>
          <w:caps/>
          <w:sz w:val="26"/>
          <w:szCs w:val="26"/>
        </w:rPr>
        <w:t>Expected Outcome</w:t>
      </w:r>
      <w:r w:rsidR="004753D7" w:rsidRPr="002524C8">
        <w:rPr>
          <w:rFonts w:ascii="Century Schoolbook L" w:hAnsi="Century Schoolbook L" w:cs="Times New Roman"/>
          <w:b/>
          <w:caps/>
          <w:sz w:val="26"/>
          <w:szCs w:val="26"/>
        </w:rPr>
        <w:t>s</w:t>
      </w:r>
      <w:r w:rsidR="00B704F4" w:rsidRPr="002524C8">
        <w:rPr>
          <w:rFonts w:ascii="Century Schoolbook L" w:hAnsi="Century Schoolbook L" w:cs="Times New Roman"/>
          <w:b/>
          <w:caps/>
          <w:sz w:val="26"/>
          <w:szCs w:val="26"/>
        </w:rPr>
        <w:t>:</w:t>
      </w:r>
    </w:p>
    <w:p w14:paraId="13C47467" w14:textId="77777777" w:rsidR="0087795C" w:rsidRDefault="006828E3" w:rsidP="00AB2A2A">
      <w:pPr>
        <w:pStyle w:val="NormalWeb"/>
      </w:pPr>
      <w:r>
        <w:t xml:space="preserve">1. </w:t>
      </w:r>
      <w:r w:rsidR="00AB2A2A">
        <w:t xml:space="preserve">Utilizing an 8-bit linear feedback shift register, it becomes feasible to produce a PN sequence with a potential length extending up to 255 bits. </w:t>
      </w:r>
      <w:r>
        <w:t>Demonstrate a PN sequence using 5-bit shift registers, and comment on the size of the PN sequence generated. Check that the generated seq</w:t>
      </w:r>
      <w:r w:rsidR="00AB2A2A">
        <w:t xml:space="preserve">uence adheres to </w:t>
      </w:r>
      <w:r>
        <w:t xml:space="preserve">the </w:t>
      </w:r>
      <w:r w:rsidR="00AB2A2A">
        <w:t xml:space="preserve">fundamental PN properties, including the run length, balance, and correlation properties. </w:t>
      </w:r>
      <w:r>
        <w:t>For t</w:t>
      </w:r>
      <w:r w:rsidR="00AB2A2A">
        <w:t>he resulting output plot</w:t>
      </w:r>
      <w:r>
        <w:t xml:space="preserve">, </w:t>
      </w:r>
      <w:r w:rsidR="00AB2A2A">
        <w:t>inclu</w:t>
      </w:r>
      <w:r>
        <w:t>de</w:t>
      </w:r>
      <w:r w:rsidR="00AB2A2A">
        <w:t xml:space="preserve"> both the clock and the generated PN sequence</w:t>
      </w:r>
      <w:r>
        <w:t xml:space="preserve"> on a common reference.</w:t>
      </w:r>
      <w:r w:rsidR="0087795C">
        <w:t xml:space="preserve"> </w:t>
      </w:r>
    </w:p>
    <w:p w14:paraId="2D4C6AAD" w14:textId="27AC3044" w:rsidR="0087795C" w:rsidRDefault="0087795C" w:rsidP="00AB2A2A">
      <w:pPr>
        <w:pStyle w:val="NormalWeb"/>
      </w:pPr>
      <w:r>
        <w:rPr>
          <w:i/>
        </w:rPr>
        <w:t>Note: to avoid the lockout condition, make the input to the first flip flop temporarily floating. This ensures that the initial state of the LFSR is not all-zeros.</w:t>
      </w:r>
    </w:p>
    <w:p w14:paraId="3CF7FEA8" w14:textId="4CBC6C6E" w:rsidR="006828E3" w:rsidRPr="006828E3" w:rsidRDefault="006828E3" w:rsidP="00AB2A2A">
      <w:pPr>
        <w:pStyle w:val="NormalWeb"/>
      </w:pPr>
      <w:r>
        <w:t xml:space="preserve">2. Lockout conditions can force a PN sequence generator to “lock” itself to the all zero state where all shift registers are at “0” state. Given the combinatorial feedback logic, an LFSR in the all-zero state continues to </w:t>
      </w:r>
      <w:r>
        <w:lastRenderedPageBreak/>
        <w:t xml:space="preserve">be in that state unless acted upon by external inputs. Hence, it is pertinent to build accompanying protection to help avoid getting into the all-zero or lockout state. Design the circuit for </w:t>
      </w:r>
      <w:r>
        <w:rPr>
          <w:i/>
        </w:rPr>
        <w:t>lock-out protection</w:t>
      </w:r>
      <w:r>
        <w:t>.</w:t>
      </w:r>
    </w:p>
    <w:p w14:paraId="279E0658" w14:textId="7E3E9165" w:rsidR="00AB2A2A" w:rsidRDefault="006828E3" w:rsidP="00AB2A2A">
      <w:pPr>
        <w:pStyle w:val="NormalWeb"/>
      </w:pPr>
      <w:r>
        <w:t xml:space="preserve">3. </w:t>
      </w:r>
      <w:r w:rsidR="00AB2A2A">
        <w:t>For the stated problem (generation of a 5-bit PN sequence), the autocorrelation function's peak should exclusively manifest when the shift amounts to either zero or multiples of the generated PN sequence's period. Contrarily, during other instances, the correlation function remains consistently low, showing the minimum value. Consequently, the generated PN sequence should exhibit a favourable characteristic of elevated autocorrelation and diminished cross-correlation.</w:t>
      </w:r>
      <w:r>
        <w:t xml:space="preserve"> Plot the autocorrelation function.</w:t>
      </w:r>
    </w:p>
    <w:p w14:paraId="415CC854" w14:textId="7E7D575A" w:rsidR="006828E3" w:rsidRDefault="006828E3" w:rsidP="00AB2A2A">
      <w:pPr>
        <w:pStyle w:val="NormalWeb"/>
      </w:pPr>
      <w:r>
        <w:t>4. Gold sequences are widely used in spread spectrum communication. Here is a brief background</w:t>
      </w:r>
      <w:r w:rsidR="004753D7">
        <w:t>, after which the specific problem follows</w:t>
      </w:r>
      <w:r>
        <w:t>:</w:t>
      </w:r>
    </w:p>
    <w:p w14:paraId="4C660C3C" w14:textId="5279A59E" w:rsidR="006828E3" w:rsidRDefault="006828E3" w:rsidP="006828E3">
      <w:pPr>
        <w:pStyle w:val="NormalWeb"/>
      </w:pPr>
      <w:r>
        <w:t>Gold sequences are a special type of binary sequence that are generated by XORing two PN sequences. As we know already, PN sequences, or pseudorandom noise sequences, are binary sequences that exhibit some of the statistical properties of white noise, but are generated deterministically from a shift register with feedback. To generate a Gold sequence, we need to choose two same-length PN sequences with identical periods and a common generating clock. Once the two PN sequences are generated, the final Gold sequence is generated by XORing the PN sequences component-wise. The resulting Gold sequence will also have good autocorrelation properties, which makes it useful for applications such as spreading codes in CDMA systems.</w:t>
      </w:r>
    </w:p>
    <w:p w14:paraId="1FD37D2F" w14:textId="31B6F0B6" w:rsidR="006828E3" w:rsidRDefault="006828E3" w:rsidP="006828E3">
      <w:pPr>
        <w:pStyle w:val="NormalWeb"/>
        <w:numPr>
          <w:ilvl w:val="0"/>
          <w:numId w:val="5"/>
        </w:numPr>
      </w:pPr>
      <w:r w:rsidRPr="006828E3">
        <w:t>You need to design a length N = 127 sized Gold sequence.</w:t>
      </w:r>
    </w:p>
    <w:p w14:paraId="038D1ED0" w14:textId="64B872FE" w:rsidR="006828E3" w:rsidRDefault="006828E3" w:rsidP="006828E3">
      <w:pPr>
        <w:pStyle w:val="NormalWeb"/>
        <w:numPr>
          <w:ilvl w:val="0"/>
          <w:numId w:val="5"/>
        </w:numPr>
      </w:pPr>
      <w:r>
        <w:t>Draw a block diagram of the Gold sequence generation.</w:t>
      </w:r>
    </w:p>
    <w:p w14:paraId="2BD0EDD5" w14:textId="3096C545" w:rsidR="006828E3" w:rsidRDefault="006828E3" w:rsidP="003276DF">
      <w:pPr>
        <w:pStyle w:val="NormalWeb"/>
        <w:numPr>
          <w:ilvl w:val="0"/>
          <w:numId w:val="5"/>
        </w:numPr>
      </w:pPr>
      <w:r>
        <w:t>Show a plot of the Gold sequence with respect to one of the underlying PN sequence.</w:t>
      </w:r>
    </w:p>
    <w:p w14:paraId="523D56A0" w14:textId="7A75B192" w:rsidR="006828E3" w:rsidRDefault="006828E3" w:rsidP="006828E3">
      <w:pPr>
        <w:pStyle w:val="NormalWeb"/>
        <w:numPr>
          <w:ilvl w:val="0"/>
          <w:numId w:val="5"/>
        </w:numPr>
      </w:pPr>
      <w:r>
        <w:t>Can you comment on the autocorrelation property of the Gold sequence vis-a-vis the underlying PN sequences (which have a two-valued autocorrelation function, i.e., one “high” value and one low “value”)?</w:t>
      </w:r>
      <w:r w:rsidR="00DF5067">
        <w:t xml:space="preserve"> </w:t>
      </w:r>
      <w:r w:rsidR="00DF5067" w:rsidRPr="00DF5067">
        <w:rPr>
          <w:i/>
        </w:rPr>
        <w:t>Hint:</w:t>
      </w:r>
      <w:r w:rsidR="00DF5067">
        <w:rPr>
          <w:i/>
        </w:rPr>
        <w:t xml:space="preserve"> it is more than 2-valued, i.e., it takes more than 2 values.</w:t>
      </w:r>
    </w:p>
    <w:p w14:paraId="4FE826AA" w14:textId="7035E1F9" w:rsidR="00B704F4" w:rsidRDefault="004753D7" w:rsidP="00B704F4">
      <w:pPr>
        <w:spacing w:line="300" w:lineRule="exact"/>
        <w:rPr>
          <w:rFonts w:ascii="Century Schoolbook L" w:hAnsi="Century Schoolbook L" w:cs="Times New Roman"/>
          <w:b/>
          <w:sz w:val="26"/>
          <w:szCs w:val="26"/>
        </w:rPr>
      </w:pPr>
      <w:r>
        <w:rPr>
          <w:rFonts w:ascii="Century Schoolbook L" w:hAnsi="Century Schoolbook L" w:cs="Times New Roman"/>
          <w:b/>
          <w:sz w:val="26"/>
          <w:szCs w:val="26"/>
        </w:rPr>
        <w:t>For s</w:t>
      </w:r>
      <w:r w:rsidR="0035189F">
        <w:rPr>
          <w:rFonts w:ascii="Century Schoolbook L" w:hAnsi="Century Schoolbook L" w:cs="Times New Roman"/>
          <w:b/>
          <w:sz w:val="26"/>
          <w:szCs w:val="26"/>
        </w:rPr>
        <w:t xml:space="preserve">oftware </w:t>
      </w:r>
      <w:r>
        <w:rPr>
          <w:rFonts w:ascii="Century Schoolbook L" w:hAnsi="Century Schoolbook L" w:cs="Times New Roman"/>
          <w:b/>
          <w:sz w:val="26"/>
          <w:szCs w:val="26"/>
        </w:rPr>
        <w:t>p</w:t>
      </w:r>
      <w:r w:rsidR="0035189F">
        <w:rPr>
          <w:rFonts w:ascii="Century Schoolbook L" w:hAnsi="Century Schoolbook L" w:cs="Times New Roman"/>
          <w:b/>
          <w:sz w:val="26"/>
          <w:szCs w:val="26"/>
        </w:rPr>
        <w:t>art</w:t>
      </w:r>
      <w:r>
        <w:rPr>
          <w:rFonts w:ascii="Century Schoolbook L" w:hAnsi="Century Schoolbook L" w:cs="Times New Roman"/>
          <w:b/>
          <w:sz w:val="26"/>
          <w:szCs w:val="26"/>
        </w:rPr>
        <w:t>s</w:t>
      </w:r>
      <w:r w:rsidR="0035189F">
        <w:rPr>
          <w:rFonts w:ascii="Century Schoolbook L" w:hAnsi="Century Schoolbook L" w:cs="Times New Roman"/>
          <w:b/>
          <w:sz w:val="26"/>
          <w:szCs w:val="26"/>
        </w:rPr>
        <w:t>:</w:t>
      </w:r>
    </w:p>
    <w:p w14:paraId="3E02B4D8" w14:textId="492728FE" w:rsidR="0035189F" w:rsidRDefault="001C3D66" w:rsidP="001C3D66">
      <w:pPr>
        <w:pStyle w:val="ListParagraph"/>
        <w:numPr>
          <w:ilvl w:val="0"/>
          <w:numId w:val="3"/>
        </w:numPr>
        <w:spacing w:line="300" w:lineRule="exact"/>
        <w:rPr>
          <w:rFonts w:ascii="Century Schoolbook L" w:hAnsi="Century Schoolbook L" w:cs="Times New Roman"/>
          <w:bCs/>
          <w:sz w:val="24"/>
          <w:szCs w:val="24"/>
        </w:rPr>
      </w:pPr>
      <w:r w:rsidRPr="002D2A06">
        <w:rPr>
          <w:rFonts w:ascii="Century Schoolbook L" w:hAnsi="Century Schoolbook L" w:cs="Times New Roman"/>
          <w:bCs/>
          <w:sz w:val="24"/>
          <w:szCs w:val="24"/>
        </w:rPr>
        <w:t>Export the DSO data</w:t>
      </w:r>
      <w:r w:rsidR="003C1CE9">
        <w:rPr>
          <w:rFonts w:ascii="Century Schoolbook L" w:hAnsi="Century Schoolbook L" w:cs="Times New Roman"/>
          <w:bCs/>
          <w:sz w:val="24"/>
          <w:szCs w:val="24"/>
        </w:rPr>
        <w:t>,</w:t>
      </w:r>
      <w:r w:rsidRPr="002D2A06">
        <w:rPr>
          <w:rFonts w:ascii="Century Schoolbook L" w:hAnsi="Century Schoolbook L" w:cs="Times New Roman"/>
          <w:bCs/>
          <w:sz w:val="24"/>
          <w:szCs w:val="24"/>
        </w:rPr>
        <w:t xml:space="preserve"> i.e., time series in .csv format </w:t>
      </w:r>
      <w:r w:rsidR="002D2A06" w:rsidRPr="002D2A06">
        <w:rPr>
          <w:rFonts w:ascii="Century Schoolbook L" w:hAnsi="Century Schoolbook L" w:cs="Times New Roman"/>
          <w:bCs/>
          <w:sz w:val="24"/>
          <w:szCs w:val="24"/>
        </w:rPr>
        <w:t>and plot it in MATLAB</w:t>
      </w:r>
      <w:r w:rsidR="002D2A06">
        <w:rPr>
          <w:rFonts w:ascii="Century Schoolbook L" w:hAnsi="Century Schoolbook L" w:cs="Times New Roman"/>
          <w:bCs/>
          <w:sz w:val="24"/>
          <w:szCs w:val="24"/>
        </w:rPr>
        <w:t>.</w:t>
      </w:r>
    </w:p>
    <w:p w14:paraId="5A31E379" w14:textId="2AF796C3" w:rsidR="001E0EFC" w:rsidRDefault="002D2A06" w:rsidP="001E0EFC">
      <w:pPr>
        <w:pStyle w:val="ListParagraph"/>
        <w:numPr>
          <w:ilvl w:val="0"/>
          <w:numId w:val="3"/>
        </w:numPr>
        <w:spacing w:line="300" w:lineRule="exact"/>
        <w:rPr>
          <w:rFonts w:ascii="Century Schoolbook L" w:hAnsi="Century Schoolbook L" w:cs="Times New Roman"/>
          <w:bCs/>
          <w:sz w:val="24"/>
          <w:szCs w:val="24"/>
        </w:rPr>
      </w:pPr>
      <w:r>
        <w:rPr>
          <w:rFonts w:ascii="Century Schoolbook L" w:hAnsi="Century Schoolbook L" w:cs="Times New Roman"/>
          <w:bCs/>
          <w:sz w:val="24"/>
          <w:szCs w:val="24"/>
        </w:rPr>
        <w:t>Plot the autocorrelation function for the above data and comment on the generated function.</w:t>
      </w:r>
    </w:p>
    <w:p w14:paraId="775F93BF" w14:textId="62B84C15" w:rsidR="001E0EFC" w:rsidRDefault="004753D7" w:rsidP="001E0EFC">
      <w:pPr>
        <w:pStyle w:val="ListParagraph"/>
        <w:numPr>
          <w:ilvl w:val="0"/>
          <w:numId w:val="3"/>
        </w:numPr>
        <w:spacing w:line="300" w:lineRule="exact"/>
        <w:rPr>
          <w:rFonts w:ascii="Century Schoolbook L" w:hAnsi="Century Schoolbook L" w:cs="Times New Roman"/>
          <w:bCs/>
          <w:sz w:val="24"/>
          <w:szCs w:val="24"/>
        </w:rPr>
      </w:pPr>
      <w:r>
        <w:rPr>
          <w:rFonts w:ascii="Century Schoolbook L" w:hAnsi="Century Schoolbook L" w:cs="Times New Roman"/>
          <w:bCs/>
          <w:sz w:val="24"/>
          <w:szCs w:val="24"/>
        </w:rPr>
        <w:t>In addition, g</w:t>
      </w:r>
      <w:r w:rsidR="001E0EFC">
        <w:rPr>
          <w:rFonts w:ascii="Century Schoolbook L" w:hAnsi="Century Schoolbook L" w:cs="Times New Roman"/>
          <w:bCs/>
          <w:sz w:val="24"/>
          <w:szCs w:val="24"/>
        </w:rPr>
        <w:t xml:space="preserve">enerate a PN sequence with 6-stage Linear Feedback Shift Register </w:t>
      </w:r>
      <w:r w:rsidR="003C1CE9">
        <w:rPr>
          <w:rFonts w:ascii="Century Schoolbook L" w:hAnsi="Century Schoolbook L" w:cs="Times New Roman"/>
          <w:bCs/>
          <w:sz w:val="24"/>
          <w:szCs w:val="24"/>
        </w:rPr>
        <w:t xml:space="preserve">and plot its autocorrelation function </w:t>
      </w:r>
      <w:r w:rsidR="001E0EFC">
        <w:rPr>
          <w:rFonts w:ascii="Century Schoolbook L" w:hAnsi="Century Schoolbook L" w:cs="Times New Roman"/>
          <w:bCs/>
          <w:sz w:val="24"/>
          <w:szCs w:val="24"/>
        </w:rPr>
        <w:t>using the following polynomial:</w:t>
      </w:r>
    </w:p>
    <w:p w14:paraId="01E4C5BF" w14:textId="7C14D4C6" w:rsidR="00740E23" w:rsidRDefault="00740E23" w:rsidP="00740E23">
      <w:pPr>
        <w:pStyle w:val="ListParagraph"/>
        <w:spacing w:line="300" w:lineRule="exact"/>
        <w:ind w:left="2160"/>
        <w:rPr>
          <w:rFonts w:ascii="Century Schoolbook L" w:hAnsi="Century Schoolbook L" w:cs="Times New Roman"/>
          <w:bCs/>
          <w:sz w:val="24"/>
          <w:szCs w:val="24"/>
        </w:rPr>
      </w:pPr>
      <w:bookmarkStart w:id="24" w:name="_Hlk124707809"/>
      <w:r>
        <w:rPr>
          <w:rFonts w:ascii="Century Schoolbook L" w:hAnsi="Century Schoolbook L" w:cs="Times New Roman"/>
          <w:bCs/>
          <w:sz w:val="24"/>
          <w:szCs w:val="24"/>
        </w:rPr>
        <w:t>x</w:t>
      </w:r>
      <w:r w:rsidRPr="00740E23">
        <w:rPr>
          <w:rFonts w:ascii="Century Schoolbook L" w:hAnsi="Century Schoolbook L" w:cs="Times New Roman"/>
          <w:bCs/>
          <w:sz w:val="24"/>
          <w:szCs w:val="24"/>
          <w:vertAlign w:val="superscript"/>
        </w:rPr>
        <w:t>6</w:t>
      </w:r>
      <w:r>
        <w:rPr>
          <w:rFonts w:ascii="Century Schoolbook L" w:hAnsi="Century Schoolbook L" w:cs="Times New Roman"/>
          <w:bCs/>
          <w:sz w:val="24"/>
          <w:szCs w:val="24"/>
        </w:rPr>
        <w:t xml:space="preserve"> + x + 1</w:t>
      </w:r>
    </w:p>
    <w:bookmarkEnd w:id="24"/>
    <w:p w14:paraId="7EAE3338" w14:textId="1B5E9507" w:rsidR="001E0EFC" w:rsidRDefault="003C1CE9" w:rsidP="001E0EFC">
      <w:pPr>
        <w:pStyle w:val="ListParagraph"/>
        <w:numPr>
          <w:ilvl w:val="0"/>
          <w:numId w:val="3"/>
        </w:numPr>
        <w:spacing w:line="300" w:lineRule="exact"/>
        <w:rPr>
          <w:rFonts w:ascii="Century Schoolbook L" w:hAnsi="Century Schoolbook L" w:cs="Times New Roman"/>
          <w:bCs/>
          <w:sz w:val="24"/>
          <w:szCs w:val="24"/>
        </w:rPr>
      </w:pPr>
      <w:r>
        <w:rPr>
          <w:rFonts w:ascii="Century Schoolbook L" w:hAnsi="Century Schoolbook L" w:cs="Times New Roman"/>
          <w:bCs/>
          <w:sz w:val="24"/>
          <w:szCs w:val="24"/>
        </w:rPr>
        <w:t xml:space="preserve">Repeat step 3 for </w:t>
      </w:r>
      <w:r w:rsidR="001E0EFC">
        <w:rPr>
          <w:rFonts w:ascii="Century Schoolbook L" w:hAnsi="Century Schoolbook L" w:cs="Times New Roman"/>
          <w:bCs/>
          <w:sz w:val="24"/>
          <w:szCs w:val="24"/>
        </w:rPr>
        <w:t>the following polynomial:</w:t>
      </w:r>
    </w:p>
    <w:p w14:paraId="1C92C806" w14:textId="28658698" w:rsidR="00740E23" w:rsidRPr="00740E23" w:rsidRDefault="00740E23" w:rsidP="00740E23">
      <w:pPr>
        <w:pStyle w:val="ListParagraph"/>
        <w:spacing w:line="300" w:lineRule="exact"/>
        <w:ind w:left="2160"/>
        <w:rPr>
          <w:rFonts w:ascii="Century Schoolbook L" w:hAnsi="Century Schoolbook L" w:cs="Times New Roman"/>
          <w:bCs/>
          <w:sz w:val="24"/>
          <w:szCs w:val="24"/>
        </w:rPr>
      </w:pPr>
      <w:r>
        <w:rPr>
          <w:rFonts w:ascii="Century Schoolbook L" w:hAnsi="Century Schoolbook L" w:cs="Times New Roman"/>
          <w:bCs/>
          <w:sz w:val="24"/>
          <w:szCs w:val="24"/>
        </w:rPr>
        <w:t>x</w:t>
      </w:r>
      <w:r w:rsidRPr="00740E23">
        <w:rPr>
          <w:rFonts w:ascii="Century Schoolbook L" w:hAnsi="Century Schoolbook L" w:cs="Times New Roman"/>
          <w:bCs/>
          <w:sz w:val="24"/>
          <w:szCs w:val="24"/>
          <w:vertAlign w:val="superscript"/>
        </w:rPr>
        <w:t>6</w:t>
      </w:r>
      <w:r>
        <w:rPr>
          <w:rFonts w:ascii="Century Schoolbook L" w:hAnsi="Century Schoolbook L" w:cs="Times New Roman"/>
          <w:bCs/>
          <w:sz w:val="24"/>
          <w:szCs w:val="24"/>
        </w:rPr>
        <w:t xml:space="preserve"> + </w:t>
      </w:r>
      <w:r w:rsidRPr="00740E23">
        <w:rPr>
          <w:rFonts w:ascii="Century Schoolbook L" w:hAnsi="Century Schoolbook L" w:cs="Times New Roman"/>
          <w:bCs/>
          <w:sz w:val="24"/>
          <w:szCs w:val="24"/>
        </w:rPr>
        <w:t>x</w:t>
      </w:r>
      <w:r w:rsidRPr="00740E23">
        <w:rPr>
          <w:rFonts w:ascii="Century Schoolbook L" w:hAnsi="Century Schoolbook L" w:cs="Times New Roman"/>
          <w:bCs/>
          <w:sz w:val="24"/>
          <w:szCs w:val="24"/>
          <w:vertAlign w:val="superscript"/>
        </w:rPr>
        <w:t>5</w:t>
      </w:r>
      <w:r>
        <w:rPr>
          <w:rFonts w:ascii="Century Schoolbook L" w:hAnsi="Century Schoolbook L" w:cs="Times New Roman"/>
          <w:bCs/>
          <w:sz w:val="24"/>
          <w:szCs w:val="24"/>
        </w:rPr>
        <w:t xml:space="preserve"> + x</w:t>
      </w:r>
      <w:r w:rsidRPr="00740E23">
        <w:rPr>
          <w:rFonts w:ascii="Century Schoolbook L" w:hAnsi="Century Schoolbook L" w:cs="Times New Roman"/>
          <w:bCs/>
          <w:sz w:val="24"/>
          <w:szCs w:val="24"/>
          <w:vertAlign w:val="superscript"/>
        </w:rPr>
        <w:t>4</w:t>
      </w:r>
      <w:r>
        <w:rPr>
          <w:rFonts w:ascii="Century Schoolbook L" w:hAnsi="Century Schoolbook L" w:cs="Times New Roman"/>
          <w:bCs/>
          <w:sz w:val="24"/>
          <w:szCs w:val="24"/>
        </w:rPr>
        <w:t xml:space="preserve"> + x</w:t>
      </w:r>
      <w:r w:rsidRPr="00740E23">
        <w:rPr>
          <w:rFonts w:ascii="Century Schoolbook L" w:hAnsi="Century Schoolbook L" w:cs="Times New Roman"/>
          <w:bCs/>
          <w:sz w:val="24"/>
          <w:szCs w:val="24"/>
          <w:vertAlign w:val="superscript"/>
        </w:rPr>
        <w:t>3</w:t>
      </w:r>
      <w:r>
        <w:rPr>
          <w:rFonts w:ascii="Century Schoolbook L" w:hAnsi="Century Schoolbook L" w:cs="Times New Roman"/>
          <w:bCs/>
          <w:sz w:val="24"/>
          <w:szCs w:val="24"/>
        </w:rPr>
        <w:t xml:space="preserve"> + x</w:t>
      </w:r>
      <w:r w:rsidRPr="00740E23">
        <w:rPr>
          <w:rFonts w:ascii="Century Schoolbook L" w:hAnsi="Century Schoolbook L" w:cs="Times New Roman"/>
          <w:bCs/>
          <w:sz w:val="24"/>
          <w:szCs w:val="24"/>
          <w:vertAlign w:val="superscript"/>
        </w:rPr>
        <w:t>2</w:t>
      </w:r>
      <w:r>
        <w:rPr>
          <w:rFonts w:ascii="Century Schoolbook L" w:hAnsi="Century Schoolbook L" w:cs="Times New Roman"/>
          <w:bCs/>
          <w:sz w:val="24"/>
          <w:szCs w:val="24"/>
        </w:rPr>
        <w:t xml:space="preserve"> + x + 1</w:t>
      </w:r>
    </w:p>
    <w:p w14:paraId="7E8D9975" w14:textId="0F07B315" w:rsidR="001E0EFC" w:rsidRDefault="001E0EFC" w:rsidP="001E0EFC">
      <w:pPr>
        <w:pStyle w:val="ListParagraph"/>
        <w:numPr>
          <w:ilvl w:val="0"/>
          <w:numId w:val="3"/>
        </w:numPr>
        <w:spacing w:line="300" w:lineRule="exact"/>
        <w:rPr>
          <w:rFonts w:ascii="Century Schoolbook L" w:hAnsi="Century Schoolbook L" w:cs="Times New Roman"/>
          <w:bCs/>
          <w:sz w:val="24"/>
          <w:szCs w:val="24"/>
        </w:rPr>
      </w:pPr>
      <w:r>
        <w:rPr>
          <w:rFonts w:ascii="Century Schoolbook L" w:hAnsi="Century Schoolbook L" w:cs="Times New Roman"/>
          <w:bCs/>
          <w:sz w:val="24"/>
          <w:szCs w:val="24"/>
        </w:rPr>
        <w:t xml:space="preserve">Comment on the difference in the </w:t>
      </w:r>
      <w:r w:rsidR="00BA7EA5">
        <w:rPr>
          <w:rFonts w:ascii="Century Schoolbook L" w:hAnsi="Century Schoolbook L" w:cs="Times New Roman"/>
          <w:bCs/>
          <w:sz w:val="24"/>
          <w:szCs w:val="24"/>
        </w:rPr>
        <w:t>plots</w:t>
      </w:r>
      <w:r w:rsidR="003C1CE9">
        <w:rPr>
          <w:rFonts w:ascii="Century Schoolbook L" w:hAnsi="Century Schoolbook L" w:cs="Times New Roman"/>
          <w:bCs/>
          <w:sz w:val="24"/>
          <w:szCs w:val="24"/>
        </w:rPr>
        <w:t xml:space="preserve">, if any, emphasizing, in particular, on the nature of </w:t>
      </w:r>
      <w:r w:rsidR="006828E3">
        <w:rPr>
          <w:rFonts w:ascii="Century Schoolbook L" w:hAnsi="Century Schoolbook L" w:cs="Times New Roman"/>
          <w:bCs/>
          <w:sz w:val="24"/>
          <w:szCs w:val="24"/>
        </w:rPr>
        <w:t>the polynomials</w:t>
      </w:r>
      <w:r w:rsidR="003C1CE9">
        <w:rPr>
          <w:rFonts w:ascii="Century Schoolbook L" w:hAnsi="Century Schoolbook L" w:cs="Times New Roman"/>
          <w:bCs/>
          <w:sz w:val="24"/>
          <w:szCs w:val="24"/>
        </w:rPr>
        <w:t xml:space="preserve"> (irreducible and primitive, if any).</w:t>
      </w:r>
    </w:p>
    <w:p w14:paraId="49183658" w14:textId="5711C997" w:rsidR="00187676" w:rsidRPr="004753D7" w:rsidRDefault="00187676" w:rsidP="00187676">
      <w:pPr>
        <w:spacing w:line="300" w:lineRule="exact"/>
        <w:rPr>
          <w:rFonts w:ascii="Century Schoolbook L" w:hAnsi="Century Schoolbook L" w:cs="Times New Roman"/>
          <w:bCs/>
          <w:i/>
          <w:sz w:val="26"/>
          <w:szCs w:val="26"/>
        </w:rPr>
      </w:pPr>
      <w:r w:rsidRPr="004753D7">
        <w:rPr>
          <w:rFonts w:ascii="Century Schoolbook L" w:hAnsi="Century Schoolbook L" w:cs="Times New Roman"/>
          <w:b/>
          <w:i/>
          <w:sz w:val="26"/>
          <w:szCs w:val="26"/>
        </w:rPr>
        <w:t xml:space="preserve">Note: </w:t>
      </w:r>
      <w:r w:rsidRPr="004753D7">
        <w:rPr>
          <w:rFonts w:ascii="Century Schoolbook L" w:hAnsi="Century Schoolbook L" w:cs="Times New Roman"/>
          <w:bCs/>
          <w:i/>
          <w:sz w:val="26"/>
          <w:szCs w:val="26"/>
        </w:rPr>
        <w:t>Both hardware and software</w:t>
      </w:r>
      <w:r w:rsidR="003C1CE9" w:rsidRPr="004753D7">
        <w:rPr>
          <w:rFonts w:ascii="Century Schoolbook L" w:hAnsi="Century Schoolbook L" w:cs="Times New Roman"/>
          <w:bCs/>
          <w:i/>
          <w:sz w:val="26"/>
          <w:szCs w:val="26"/>
        </w:rPr>
        <w:t xml:space="preserve"> results</w:t>
      </w:r>
      <w:r w:rsidRPr="004753D7">
        <w:rPr>
          <w:rFonts w:ascii="Century Schoolbook L" w:hAnsi="Century Schoolbook L" w:cs="Times New Roman"/>
          <w:bCs/>
          <w:i/>
          <w:sz w:val="26"/>
          <w:szCs w:val="26"/>
        </w:rPr>
        <w:t xml:space="preserve"> should be included in the report. </w:t>
      </w:r>
      <w:r w:rsidR="004753D7" w:rsidRPr="004753D7">
        <w:rPr>
          <w:rFonts w:ascii="Century Schoolbook L" w:hAnsi="Century Schoolbook L" w:cs="Times New Roman"/>
          <w:bCs/>
          <w:i/>
          <w:sz w:val="26"/>
          <w:szCs w:val="26"/>
        </w:rPr>
        <w:t>Standard MATLAB functions may be used.</w:t>
      </w:r>
    </w:p>
    <w:p w14:paraId="49361793" w14:textId="67E7F86C" w:rsidR="00DF5067" w:rsidRDefault="00DF5067" w:rsidP="00187676">
      <w:pPr>
        <w:spacing w:line="300" w:lineRule="exact"/>
        <w:rPr>
          <w:rFonts w:ascii="Century Schoolbook L" w:hAnsi="Century Schoolbook L" w:cs="Times New Roman"/>
          <w:bCs/>
          <w:sz w:val="26"/>
          <w:szCs w:val="26"/>
        </w:rPr>
      </w:pPr>
    </w:p>
    <w:p w14:paraId="49323AD9" w14:textId="27087B17" w:rsidR="00BA47C0" w:rsidRDefault="00BA47C0" w:rsidP="00187676">
      <w:pPr>
        <w:spacing w:line="300" w:lineRule="exact"/>
        <w:rPr>
          <w:rFonts w:ascii="Century Schoolbook L" w:hAnsi="Century Schoolbook L" w:cs="Times New Roman"/>
          <w:bCs/>
          <w:sz w:val="26"/>
          <w:szCs w:val="26"/>
        </w:rPr>
      </w:pPr>
    </w:p>
    <w:p w14:paraId="0B66D62F" w14:textId="03337EBA" w:rsidR="00BA47C0" w:rsidRDefault="00BA47C0" w:rsidP="00187676">
      <w:pPr>
        <w:spacing w:line="300" w:lineRule="exact"/>
        <w:rPr>
          <w:rFonts w:ascii="Century Schoolbook L" w:hAnsi="Century Schoolbook L" w:cs="Times New Roman"/>
          <w:bCs/>
          <w:sz w:val="26"/>
          <w:szCs w:val="26"/>
        </w:rPr>
      </w:pPr>
    </w:p>
    <w:p w14:paraId="69915B24" w14:textId="08626F6B" w:rsidR="00BA47C0" w:rsidRDefault="00BA47C0" w:rsidP="00187676">
      <w:pPr>
        <w:spacing w:line="300" w:lineRule="exact"/>
        <w:rPr>
          <w:rFonts w:ascii="Century Schoolbook L" w:hAnsi="Century Schoolbook L" w:cs="Times New Roman"/>
          <w:bCs/>
          <w:sz w:val="26"/>
          <w:szCs w:val="26"/>
        </w:rPr>
      </w:pPr>
    </w:p>
    <w:p w14:paraId="4358FF3D" w14:textId="484496CF" w:rsidR="00BA47C0" w:rsidRDefault="00BA47C0" w:rsidP="00187676">
      <w:pPr>
        <w:spacing w:line="300" w:lineRule="exact"/>
        <w:rPr>
          <w:rFonts w:ascii="Century Schoolbook L" w:hAnsi="Century Schoolbook L" w:cs="Times New Roman"/>
          <w:bCs/>
          <w:sz w:val="26"/>
          <w:szCs w:val="26"/>
        </w:rPr>
      </w:pPr>
    </w:p>
    <w:p w14:paraId="0A5A6044" w14:textId="77777777" w:rsidR="00BA47C0" w:rsidRDefault="00BA47C0" w:rsidP="00187676">
      <w:pPr>
        <w:spacing w:line="300" w:lineRule="exact"/>
        <w:rPr>
          <w:rFonts w:ascii="Century Schoolbook L" w:hAnsi="Century Schoolbook L" w:cs="Times New Roman"/>
          <w:bCs/>
          <w:sz w:val="26"/>
          <w:szCs w:val="26"/>
        </w:rPr>
      </w:pPr>
    </w:p>
    <w:p w14:paraId="542E1469" w14:textId="7266D44F" w:rsidR="002524C8" w:rsidRPr="002524C8" w:rsidRDefault="002524C8" w:rsidP="00187676">
      <w:pPr>
        <w:spacing w:line="300" w:lineRule="exact"/>
        <w:rPr>
          <w:rFonts w:ascii="Century Schoolbook L" w:hAnsi="Century Schoolbook L" w:cs="Times New Roman"/>
          <w:b/>
          <w:bCs/>
          <w:caps/>
          <w:sz w:val="26"/>
          <w:szCs w:val="26"/>
        </w:rPr>
      </w:pPr>
      <w:r w:rsidRPr="002524C8">
        <w:rPr>
          <w:rFonts w:ascii="Century Schoolbook L" w:hAnsi="Century Schoolbook L" w:cs="Times New Roman"/>
          <w:b/>
          <w:bCs/>
          <w:caps/>
          <w:sz w:val="26"/>
          <w:szCs w:val="26"/>
        </w:rPr>
        <w:t>APPENDIX</w:t>
      </w:r>
    </w:p>
    <w:p w14:paraId="54B0A944" w14:textId="31065F28" w:rsidR="00DF5067" w:rsidRPr="00DF5067" w:rsidRDefault="00DF5067" w:rsidP="00DF5067">
      <w:pPr>
        <w:spacing w:line="300" w:lineRule="exact"/>
        <w:jc w:val="center"/>
        <w:rPr>
          <w:rFonts w:ascii="Century Schoolbook L" w:hAnsi="Century Schoolbook L" w:cs="Times New Roman"/>
          <w:b/>
          <w:bCs/>
          <w:sz w:val="26"/>
          <w:szCs w:val="26"/>
          <w:u w:val="single"/>
        </w:rPr>
      </w:pPr>
      <w:r w:rsidRPr="00DF5067">
        <w:rPr>
          <w:rFonts w:ascii="Century Schoolbook L" w:hAnsi="Century Schoolbook L" w:cs="Times New Roman"/>
          <w:b/>
          <w:bCs/>
          <w:sz w:val="26"/>
          <w:szCs w:val="26"/>
          <w:u w:val="single"/>
        </w:rPr>
        <w:t>Appendix: List of Primitive Polynomials</w:t>
      </w:r>
    </w:p>
    <w:p w14:paraId="257411A1" w14:textId="6F8A4CB8" w:rsidR="00DF5067" w:rsidRDefault="00DF5067" w:rsidP="00187676">
      <w:pPr>
        <w:spacing w:line="300" w:lineRule="exact"/>
        <w:rPr>
          <w:rFonts w:ascii="Century Schoolbook L" w:hAnsi="Century Schoolbook L" w:cs="Times New Roman"/>
          <w:bCs/>
          <w:sz w:val="26"/>
          <w:szCs w:val="26"/>
        </w:rPr>
      </w:pPr>
      <w:r w:rsidRPr="00DF5067">
        <w:rPr>
          <w:rFonts w:ascii="Century Schoolbook L" w:hAnsi="Century Schoolbook L" w:cs="Times New Roman"/>
          <w:bCs/>
          <w:noProof/>
          <w:sz w:val="26"/>
          <w:szCs w:val="26"/>
        </w:rPr>
        <w:drawing>
          <wp:anchor distT="0" distB="0" distL="114300" distR="114300" simplePos="0" relativeHeight="251660288" behindDoc="0" locked="0" layoutInCell="1" allowOverlap="1" wp14:anchorId="44797ECE" wp14:editId="4A8CF950">
            <wp:simplePos x="0" y="0"/>
            <wp:positionH relativeFrom="margin">
              <wp:posOffset>1085850</wp:posOffset>
            </wp:positionH>
            <wp:positionV relativeFrom="paragraph">
              <wp:posOffset>8890</wp:posOffset>
            </wp:positionV>
            <wp:extent cx="4387850" cy="2130425"/>
            <wp:effectExtent l="0" t="0" r="0" b="3175"/>
            <wp:wrapSquare wrapText="bothSides"/>
            <wp:docPr id="4" name="Picture 3">
              <a:extLst xmlns:a="http://schemas.openxmlformats.org/drawingml/2006/main">
                <a:ext uri="{FF2B5EF4-FFF2-40B4-BE49-F238E27FC236}">
                  <a16:creationId xmlns:a16="http://schemas.microsoft.com/office/drawing/2014/main" id="{E5FD8368-7EB9-4EE7-B188-EA4B4C0ED0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E5FD8368-7EB9-4EE7-B188-EA4B4C0ED0DD}"/>
                        </a:ext>
                      </a:extLst>
                    </pic:cNvPr>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4387850" cy="2130425"/>
                    </a:xfrm>
                    <a:prstGeom prst="rect">
                      <a:avLst/>
                    </a:prstGeom>
                  </pic:spPr>
                </pic:pic>
              </a:graphicData>
            </a:graphic>
          </wp:anchor>
        </w:drawing>
      </w:r>
    </w:p>
    <w:p w14:paraId="36E351C8" w14:textId="49C53EE5" w:rsidR="00DF5067" w:rsidRDefault="00DF5067" w:rsidP="00187676">
      <w:pPr>
        <w:spacing w:line="300" w:lineRule="exact"/>
        <w:rPr>
          <w:rFonts w:ascii="Century Schoolbook L" w:hAnsi="Century Schoolbook L" w:cs="Times New Roman"/>
          <w:bCs/>
          <w:sz w:val="26"/>
          <w:szCs w:val="26"/>
        </w:rPr>
      </w:pPr>
    </w:p>
    <w:p w14:paraId="2F0ABDD8" w14:textId="4A21DB77" w:rsidR="00DF5067" w:rsidRDefault="00DF5067" w:rsidP="00187676">
      <w:pPr>
        <w:spacing w:line="300" w:lineRule="exact"/>
        <w:rPr>
          <w:rFonts w:ascii="Century Schoolbook L" w:hAnsi="Century Schoolbook L" w:cs="Times New Roman"/>
          <w:bCs/>
          <w:sz w:val="26"/>
          <w:szCs w:val="26"/>
        </w:rPr>
      </w:pPr>
    </w:p>
    <w:p w14:paraId="0FED2F76" w14:textId="5B3391AD" w:rsidR="00DF5067" w:rsidRDefault="00DF5067" w:rsidP="00187676">
      <w:pPr>
        <w:spacing w:line="300" w:lineRule="exact"/>
        <w:rPr>
          <w:rFonts w:ascii="Century Schoolbook L" w:hAnsi="Century Schoolbook L" w:cs="Times New Roman"/>
          <w:bCs/>
          <w:sz w:val="26"/>
          <w:szCs w:val="26"/>
        </w:rPr>
      </w:pPr>
    </w:p>
    <w:p w14:paraId="27B8EA54" w14:textId="4016DFA5" w:rsidR="00DF5067" w:rsidRDefault="00DF5067" w:rsidP="00187676">
      <w:pPr>
        <w:spacing w:line="300" w:lineRule="exact"/>
        <w:rPr>
          <w:rFonts w:ascii="Century Schoolbook L" w:hAnsi="Century Schoolbook L" w:cs="Times New Roman"/>
          <w:bCs/>
          <w:sz w:val="26"/>
          <w:szCs w:val="26"/>
        </w:rPr>
      </w:pPr>
    </w:p>
    <w:p w14:paraId="03B92C71" w14:textId="71EAACE9" w:rsidR="00DF5067" w:rsidRDefault="00DF5067" w:rsidP="00187676">
      <w:pPr>
        <w:spacing w:line="300" w:lineRule="exact"/>
        <w:rPr>
          <w:rFonts w:ascii="Century Schoolbook L" w:hAnsi="Century Schoolbook L" w:cs="Times New Roman"/>
          <w:bCs/>
          <w:sz w:val="26"/>
          <w:szCs w:val="26"/>
        </w:rPr>
      </w:pPr>
    </w:p>
    <w:p w14:paraId="52F859E2" w14:textId="1C9D1B08" w:rsidR="00DF5067" w:rsidRDefault="00DF5067" w:rsidP="00187676">
      <w:pPr>
        <w:spacing w:line="300" w:lineRule="exact"/>
        <w:rPr>
          <w:rFonts w:ascii="Century Schoolbook L" w:hAnsi="Century Schoolbook L" w:cs="Times New Roman"/>
          <w:bCs/>
          <w:sz w:val="26"/>
          <w:szCs w:val="26"/>
        </w:rPr>
      </w:pPr>
    </w:p>
    <w:p w14:paraId="0AB872FF" w14:textId="46BC366A" w:rsidR="002524C8" w:rsidRPr="002524C8" w:rsidRDefault="002524C8" w:rsidP="00187676">
      <w:pPr>
        <w:spacing w:line="300" w:lineRule="exact"/>
        <w:rPr>
          <w:rFonts w:ascii="Century Schoolbook L" w:hAnsi="Century Schoolbook L" w:cs="Times New Roman"/>
          <w:bCs/>
          <w:i/>
          <w:sz w:val="26"/>
          <w:szCs w:val="26"/>
        </w:rPr>
      </w:pPr>
      <w:r w:rsidRPr="002524C8">
        <w:rPr>
          <w:rFonts w:ascii="Century Schoolbook L" w:hAnsi="Century Schoolbook L" w:cs="Times New Roman"/>
          <w:bCs/>
          <w:i/>
          <w:sz w:val="26"/>
          <w:szCs w:val="26"/>
        </w:rPr>
        <w:t>Note: Include PIN diagrams of all ICs used.</w:t>
      </w:r>
      <w:r>
        <w:rPr>
          <w:rFonts w:ascii="Century Schoolbook L" w:hAnsi="Century Schoolbook L" w:cs="Times New Roman"/>
          <w:bCs/>
          <w:i/>
          <w:sz w:val="26"/>
          <w:szCs w:val="26"/>
        </w:rPr>
        <w:t xml:space="preserve"> </w:t>
      </w:r>
    </w:p>
    <w:p w14:paraId="1ECC1610" w14:textId="77777777" w:rsidR="00750A9F" w:rsidRDefault="00750A9F" w:rsidP="00B704F4">
      <w:pPr>
        <w:spacing w:line="300" w:lineRule="exact"/>
        <w:jc w:val="both"/>
        <w:rPr>
          <w:rFonts w:ascii="Century Schoolbook L" w:hAnsi="Century Schoolbook L"/>
          <w:i/>
          <w:sz w:val="26"/>
          <w:szCs w:val="26"/>
        </w:rPr>
      </w:pPr>
    </w:p>
    <w:p w14:paraId="72AB3935" w14:textId="77777777" w:rsidR="00750A9F" w:rsidRDefault="00750A9F" w:rsidP="00B704F4">
      <w:pPr>
        <w:spacing w:line="300" w:lineRule="exact"/>
        <w:jc w:val="both"/>
        <w:rPr>
          <w:rFonts w:ascii="Century Schoolbook L" w:hAnsi="Century Schoolbook L"/>
          <w:i/>
          <w:sz w:val="26"/>
          <w:szCs w:val="26"/>
        </w:rPr>
      </w:pPr>
    </w:p>
    <w:p w14:paraId="57FF3D1F" w14:textId="16771D49" w:rsidR="00B704F4" w:rsidRPr="00750A9F" w:rsidRDefault="004753D7" w:rsidP="00B704F4">
      <w:pPr>
        <w:spacing w:line="300" w:lineRule="exact"/>
        <w:jc w:val="both"/>
        <w:rPr>
          <w:rFonts w:ascii="Century Schoolbook L" w:hAnsi="Century Schoolbook L"/>
          <w:i/>
          <w:sz w:val="26"/>
          <w:szCs w:val="26"/>
        </w:rPr>
      </w:pPr>
      <w:r w:rsidRPr="00750A9F">
        <w:rPr>
          <w:rFonts w:ascii="Century Schoolbook L" w:hAnsi="Century Schoolbook L"/>
          <w:i/>
          <w:sz w:val="26"/>
          <w:szCs w:val="26"/>
        </w:rPr>
        <w:t xml:space="preserve">Mention (enumerate) all references including private communication, reference papers, public articles, </w:t>
      </w:r>
      <w:proofErr w:type="gramStart"/>
      <w:r w:rsidRPr="00750A9F">
        <w:rPr>
          <w:rFonts w:ascii="Century Schoolbook L" w:hAnsi="Century Schoolbook L"/>
          <w:i/>
          <w:sz w:val="26"/>
          <w:szCs w:val="26"/>
        </w:rPr>
        <w:t>etc..</w:t>
      </w:r>
      <w:proofErr w:type="gramEnd"/>
      <w:r w:rsidRPr="00750A9F">
        <w:rPr>
          <w:rFonts w:ascii="Century Schoolbook L" w:hAnsi="Century Schoolbook L"/>
          <w:i/>
          <w:sz w:val="26"/>
          <w:szCs w:val="26"/>
        </w:rPr>
        <w:t xml:space="preserve"> Look up online resources to understand how references are cited. </w:t>
      </w:r>
    </w:p>
    <w:p w14:paraId="269DA504" w14:textId="20EED5B2" w:rsidR="00E81900" w:rsidRDefault="00E81900" w:rsidP="00E81900">
      <w:pPr>
        <w:spacing w:line="300" w:lineRule="exact"/>
        <w:rPr>
          <w:ins w:id="25" w:author="Amitalok" w:date="2024-07-31T14:24:00Z"/>
          <w:rFonts w:ascii="Century Schoolbook L" w:hAnsi="Century Schoolbook L" w:cs="Times New Roman"/>
          <w:b/>
          <w:bCs/>
          <w:caps/>
          <w:sz w:val="26"/>
          <w:szCs w:val="26"/>
        </w:rPr>
      </w:pPr>
      <w:bookmarkStart w:id="26" w:name="_GoBack"/>
      <w:bookmarkEnd w:id="26"/>
      <w:ins w:id="27" w:author="Amitalok" w:date="2024-07-31T14:24:00Z">
        <w:r>
          <w:rPr>
            <w:rFonts w:ascii="Century Schoolbook L" w:hAnsi="Century Schoolbook L" w:cs="Times New Roman"/>
            <w:b/>
            <w:bCs/>
            <w:caps/>
            <w:sz w:val="26"/>
            <w:szCs w:val="26"/>
          </w:rPr>
          <w:t>References:</w:t>
        </w:r>
      </w:ins>
    </w:p>
    <w:p w14:paraId="0588D0E1" w14:textId="54D327D5" w:rsidR="00E81900" w:rsidRDefault="00E81900" w:rsidP="00E81900">
      <w:pPr>
        <w:spacing w:line="300" w:lineRule="exact"/>
      </w:pPr>
      <w:ins w:id="28" w:author="Amitalok" w:date="2024-07-31T14:24:00Z">
        <w:r>
          <w:rPr>
            <w:rFonts w:ascii="Century Schoolbook L" w:hAnsi="Century Schoolbook L" w:cs="Times New Roman"/>
            <w:b/>
            <w:bCs/>
            <w:caps/>
            <w:sz w:val="26"/>
            <w:szCs w:val="26"/>
          </w:rPr>
          <w:t xml:space="preserve">[1] </w:t>
        </w:r>
        <w:proofErr w:type="spellStart"/>
        <w:r>
          <w:t>Florescu</w:t>
        </w:r>
        <w:proofErr w:type="spellEnd"/>
        <w:r>
          <w:t xml:space="preserve">, Dorian, and </w:t>
        </w:r>
        <w:proofErr w:type="spellStart"/>
        <w:r>
          <w:t>Ayush</w:t>
        </w:r>
        <w:proofErr w:type="spellEnd"/>
        <w:r>
          <w:t xml:space="preserve"> Bhandari. "Time encoding via unlimited sampling: Theory, algorithms and hardware validation." </w:t>
        </w:r>
        <w:r>
          <w:rPr>
            <w:i/>
            <w:iCs/>
          </w:rPr>
          <w:t>IEEE Transactions on Signal Processing</w:t>
        </w:r>
        <w:r>
          <w:t xml:space="preserve"> 70 (2022): 4912-4924.</w:t>
        </w:r>
      </w:ins>
    </w:p>
    <w:p w14:paraId="43AC01FA" w14:textId="37444288" w:rsidR="005009E0" w:rsidRPr="005009E0" w:rsidRDefault="005009E0" w:rsidP="00E81900">
      <w:pPr>
        <w:spacing w:line="300" w:lineRule="exact"/>
        <w:rPr>
          <w:ins w:id="29" w:author="Amitalok" w:date="2024-07-31T14:24:00Z"/>
          <w:i/>
        </w:rPr>
      </w:pPr>
      <w:r w:rsidRPr="005009E0">
        <w:rPr>
          <w:i/>
        </w:rPr>
        <w:t>&lt;This is only an example to indicate the referencing style. Make it a point to cite relevant work when discussing their contributions in your writeup.&gt;</w:t>
      </w:r>
    </w:p>
    <w:p w14:paraId="1A55F390" w14:textId="77777777" w:rsidR="00E81900" w:rsidRDefault="00E81900" w:rsidP="00E81900">
      <w:pPr>
        <w:spacing w:line="300" w:lineRule="exact"/>
        <w:rPr>
          <w:ins w:id="30" w:author="Amitalok" w:date="2024-07-31T14:24:00Z"/>
          <w:rFonts w:ascii="Century Schoolbook L" w:hAnsi="Century Schoolbook L" w:cs="Times New Roman"/>
          <w:b/>
          <w:bCs/>
          <w:caps/>
          <w:sz w:val="26"/>
          <w:szCs w:val="26"/>
        </w:rPr>
      </w:pPr>
    </w:p>
    <w:p w14:paraId="07E63C22" w14:textId="77777777" w:rsidR="00E81900" w:rsidRDefault="00E81900">
      <w:pPr>
        <w:rPr>
          <w:ins w:id="31" w:author="Amitalok" w:date="2024-07-31T14:24:00Z"/>
        </w:rPr>
      </w:pPr>
    </w:p>
    <w:p w14:paraId="0274FCD4" w14:textId="5D140098" w:rsidR="00E81900" w:rsidRDefault="00E81900">
      <w:pPr>
        <w:rPr>
          <w:ins w:id="32" w:author="Amitalok" w:date="2024-07-31T14:24:00Z"/>
        </w:rPr>
      </w:pPr>
    </w:p>
    <w:p w14:paraId="6367AE2C" w14:textId="2A6A8A05" w:rsidR="00E81900" w:rsidRDefault="00E81900"/>
    <w:sectPr w:rsidR="00E81900" w:rsidSect="00B96B0F">
      <w:pgSz w:w="12240" w:h="15840"/>
      <w:pgMar w:top="990" w:right="870" w:bottom="1080" w:left="810" w:header="0" w:footer="0" w:gutter="0"/>
      <w:cols w:space="720"/>
      <w:formProt w:val="0"/>
      <w:docGrid w:linePitch="36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entury Schoolbook L">
    <w:altName w:val="Times New Roman"/>
    <w:charset w:val="01"/>
    <w:family w:val="roman"/>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E4213D"/>
    <w:multiLevelType w:val="hybridMultilevel"/>
    <w:tmpl w:val="BF4EB9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4896207"/>
    <w:multiLevelType w:val="hybridMultilevel"/>
    <w:tmpl w:val="72246A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2E25DA8"/>
    <w:multiLevelType w:val="hybridMultilevel"/>
    <w:tmpl w:val="3DF2C9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14428C9"/>
    <w:multiLevelType w:val="hybridMultilevel"/>
    <w:tmpl w:val="3C7012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B3044F0"/>
    <w:multiLevelType w:val="hybridMultilevel"/>
    <w:tmpl w:val="32CAE11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 w:numId="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mitalok">
    <w15:presenceInfo w15:providerId="None" w15:userId="Amitalo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4F4"/>
    <w:rsid w:val="00021374"/>
    <w:rsid w:val="0004325B"/>
    <w:rsid w:val="00045BB9"/>
    <w:rsid w:val="000463A9"/>
    <w:rsid w:val="000C3372"/>
    <w:rsid w:val="000F19A2"/>
    <w:rsid w:val="00103AD9"/>
    <w:rsid w:val="00116CE2"/>
    <w:rsid w:val="00187676"/>
    <w:rsid w:val="001A273B"/>
    <w:rsid w:val="001B11A5"/>
    <w:rsid w:val="001B333F"/>
    <w:rsid w:val="001C37D3"/>
    <w:rsid w:val="001C3D66"/>
    <w:rsid w:val="001D0B3A"/>
    <w:rsid w:val="001E0EFC"/>
    <w:rsid w:val="001F13A0"/>
    <w:rsid w:val="002524C8"/>
    <w:rsid w:val="002D17F3"/>
    <w:rsid w:val="002D2A06"/>
    <w:rsid w:val="0035189F"/>
    <w:rsid w:val="00387A86"/>
    <w:rsid w:val="003C1CE9"/>
    <w:rsid w:val="003D2F3C"/>
    <w:rsid w:val="00424367"/>
    <w:rsid w:val="00442FD6"/>
    <w:rsid w:val="004753D7"/>
    <w:rsid w:val="0049319D"/>
    <w:rsid w:val="004F2AF4"/>
    <w:rsid w:val="005009E0"/>
    <w:rsid w:val="0065721D"/>
    <w:rsid w:val="006828E3"/>
    <w:rsid w:val="006A481B"/>
    <w:rsid w:val="007370F1"/>
    <w:rsid w:val="00740E23"/>
    <w:rsid w:val="00750A9F"/>
    <w:rsid w:val="00795C25"/>
    <w:rsid w:val="007C64B1"/>
    <w:rsid w:val="007D2E46"/>
    <w:rsid w:val="00844B29"/>
    <w:rsid w:val="00861F1F"/>
    <w:rsid w:val="0087795C"/>
    <w:rsid w:val="008E3938"/>
    <w:rsid w:val="009103C6"/>
    <w:rsid w:val="00935EBB"/>
    <w:rsid w:val="009E3756"/>
    <w:rsid w:val="009F7023"/>
    <w:rsid w:val="00A11040"/>
    <w:rsid w:val="00A272A1"/>
    <w:rsid w:val="00A565CE"/>
    <w:rsid w:val="00A674AF"/>
    <w:rsid w:val="00AB2A2A"/>
    <w:rsid w:val="00B02F03"/>
    <w:rsid w:val="00B67221"/>
    <w:rsid w:val="00B704F4"/>
    <w:rsid w:val="00BA47C0"/>
    <w:rsid w:val="00BA7EA5"/>
    <w:rsid w:val="00C50E60"/>
    <w:rsid w:val="00C536BC"/>
    <w:rsid w:val="00CB63BC"/>
    <w:rsid w:val="00D32BC4"/>
    <w:rsid w:val="00D3364A"/>
    <w:rsid w:val="00D432FB"/>
    <w:rsid w:val="00D47B08"/>
    <w:rsid w:val="00D77DC4"/>
    <w:rsid w:val="00DF37DA"/>
    <w:rsid w:val="00DF5067"/>
    <w:rsid w:val="00E80E39"/>
    <w:rsid w:val="00E81900"/>
    <w:rsid w:val="00EC4E08"/>
    <w:rsid w:val="00F11D24"/>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45761"/>
  <w15:docId w15:val="{85F47FDA-1B05-41D0-B4B4-786B189A2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E37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704F4"/>
    <w:pPr>
      <w:spacing w:after="140" w:line="288" w:lineRule="auto"/>
    </w:pPr>
    <w:rPr>
      <w:rFonts w:ascii="Calibri" w:hAnsi="Calibri"/>
      <w:color w:val="00000A"/>
    </w:rPr>
  </w:style>
  <w:style w:type="character" w:customStyle="1" w:styleId="BodyTextChar">
    <w:name w:val="Body Text Char"/>
    <w:basedOn w:val="DefaultParagraphFont"/>
    <w:link w:val="BodyText"/>
    <w:rsid w:val="00B704F4"/>
    <w:rPr>
      <w:rFonts w:ascii="Calibri" w:hAnsi="Calibri"/>
      <w:color w:val="00000A"/>
    </w:rPr>
  </w:style>
  <w:style w:type="paragraph" w:styleId="BalloonText">
    <w:name w:val="Balloon Text"/>
    <w:basedOn w:val="Normal"/>
    <w:link w:val="BalloonTextChar"/>
    <w:uiPriority w:val="99"/>
    <w:semiHidden/>
    <w:unhideWhenUsed/>
    <w:rsid w:val="00B704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04F4"/>
    <w:rPr>
      <w:rFonts w:ascii="Tahoma" w:hAnsi="Tahoma" w:cs="Tahoma"/>
      <w:sz w:val="16"/>
      <w:szCs w:val="16"/>
    </w:rPr>
  </w:style>
  <w:style w:type="paragraph" w:styleId="NoSpacing">
    <w:name w:val="No Spacing"/>
    <w:uiPriority w:val="1"/>
    <w:qFormat/>
    <w:rsid w:val="00A565CE"/>
    <w:pPr>
      <w:spacing w:after="0" w:line="240" w:lineRule="auto"/>
    </w:pPr>
  </w:style>
  <w:style w:type="paragraph" w:styleId="Caption">
    <w:name w:val="caption"/>
    <w:basedOn w:val="Normal"/>
    <w:next w:val="Normal"/>
    <w:uiPriority w:val="35"/>
    <w:unhideWhenUsed/>
    <w:qFormat/>
    <w:rsid w:val="00A565CE"/>
    <w:pPr>
      <w:spacing w:line="240" w:lineRule="auto"/>
    </w:pPr>
    <w:rPr>
      <w:i/>
      <w:iCs/>
      <w:color w:val="1F497D" w:themeColor="text2"/>
      <w:sz w:val="18"/>
      <w:szCs w:val="18"/>
    </w:rPr>
  </w:style>
  <w:style w:type="paragraph" w:styleId="ListParagraph">
    <w:name w:val="List Paragraph"/>
    <w:basedOn w:val="Normal"/>
    <w:uiPriority w:val="34"/>
    <w:qFormat/>
    <w:rsid w:val="001C3D66"/>
    <w:pPr>
      <w:ind w:left="720"/>
      <w:contextualSpacing/>
    </w:pPr>
  </w:style>
  <w:style w:type="paragraph" w:styleId="NormalWeb">
    <w:name w:val="Normal (Web)"/>
    <w:basedOn w:val="Normal"/>
    <w:uiPriority w:val="99"/>
    <w:semiHidden/>
    <w:unhideWhenUsed/>
    <w:rsid w:val="0004325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Revision">
    <w:name w:val="Revision"/>
    <w:hidden/>
    <w:uiPriority w:val="99"/>
    <w:semiHidden/>
    <w:rsid w:val="00E8190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209081">
      <w:bodyDiv w:val="1"/>
      <w:marLeft w:val="0"/>
      <w:marRight w:val="0"/>
      <w:marTop w:val="0"/>
      <w:marBottom w:val="0"/>
      <w:divBdr>
        <w:top w:val="none" w:sz="0" w:space="0" w:color="auto"/>
        <w:left w:val="none" w:sz="0" w:space="0" w:color="auto"/>
        <w:bottom w:val="none" w:sz="0" w:space="0" w:color="auto"/>
        <w:right w:val="none" w:sz="0" w:space="0" w:color="auto"/>
      </w:divBdr>
      <w:divsChild>
        <w:div w:id="118039187">
          <w:marLeft w:val="0"/>
          <w:marRight w:val="0"/>
          <w:marTop w:val="0"/>
          <w:marBottom w:val="0"/>
          <w:divBdr>
            <w:top w:val="none" w:sz="0" w:space="0" w:color="auto"/>
            <w:left w:val="none" w:sz="0" w:space="0" w:color="auto"/>
            <w:bottom w:val="none" w:sz="0" w:space="0" w:color="auto"/>
            <w:right w:val="none" w:sz="0" w:space="0" w:color="auto"/>
          </w:divBdr>
          <w:divsChild>
            <w:div w:id="842746632">
              <w:marLeft w:val="0"/>
              <w:marRight w:val="0"/>
              <w:marTop w:val="0"/>
              <w:marBottom w:val="0"/>
              <w:divBdr>
                <w:top w:val="none" w:sz="0" w:space="0" w:color="auto"/>
                <w:left w:val="none" w:sz="0" w:space="0" w:color="auto"/>
                <w:bottom w:val="none" w:sz="0" w:space="0" w:color="auto"/>
                <w:right w:val="none" w:sz="0" w:space="0" w:color="auto"/>
              </w:divBdr>
              <w:divsChild>
                <w:div w:id="165822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495716">
      <w:bodyDiv w:val="1"/>
      <w:marLeft w:val="0"/>
      <w:marRight w:val="0"/>
      <w:marTop w:val="0"/>
      <w:marBottom w:val="0"/>
      <w:divBdr>
        <w:top w:val="none" w:sz="0" w:space="0" w:color="auto"/>
        <w:left w:val="none" w:sz="0" w:space="0" w:color="auto"/>
        <w:bottom w:val="none" w:sz="0" w:space="0" w:color="auto"/>
        <w:right w:val="none" w:sz="0" w:space="0" w:color="auto"/>
      </w:divBdr>
      <w:divsChild>
        <w:div w:id="48962427">
          <w:marLeft w:val="0"/>
          <w:marRight w:val="0"/>
          <w:marTop w:val="0"/>
          <w:marBottom w:val="0"/>
          <w:divBdr>
            <w:top w:val="none" w:sz="0" w:space="0" w:color="auto"/>
            <w:left w:val="none" w:sz="0" w:space="0" w:color="auto"/>
            <w:bottom w:val="none" w:sz="0" w:space="0" w:color="auto"/>
            <w:right w:val="none" w:sz="0" w:space="0" w:color="auto"/>
          </w:divBdr>
          <w:divsChild>
            <w:div w:id="562377575">
              <w:marLeft w:val="0"/>
              <w:marRight w:val="0"/>
              <w:marTop w:val="0"/>
              <w:marBottom w:val="0"/>
              <w:divBdr>
                <w:top w:val="none" w:sz="0" w:space="0" w:color="auto"/>
                <w:left w:val="none" w:sz="0" w:space="0" w:color="auto"/>
                <w:bottom w:val="none" w:sz="0" w:space="0" w:color="auto"/>
                <w:right w:val="none" w:sz="0" w:space="0" w:color="auto"/>
              </w:divBdr>
              <w:divsChild>
                <w:div w:id="179321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58278D35DDBE947AD1F7C6C8B8C4AB8" ma:contentTypeVersion="0" ma:contentTypeDescription="Create a new document." ma:contentTypeScope="" ma:versionID="ef1dfb2dabfa2f275ec03f12bd50ee86">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5DEBAC-3D72-46B9-929D-122B1D368D8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FF3CFF7-C773-486D-9E02-883BB35B1921}">
  <ds:schemaRefs>
    <ds:schemaRef ds:uri="http://schemas.microsoft.com/sharepoint/v3/contenttype/forms"/>
  </ds:schemaRefs>
</ds:datastoreItem>
</file>

<file path=customXml/itemProps3.xml><?xml version="1.0" encoding="utf-8"?>
<ds:datastoreItem xmlns:ds="http://schemas.openxmlformats.org/officeDocument/2006/customXml" ds:itemID="{70D3875D-24A8-42D6-BC9F-D4974240DA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5</Pages>
  <Words>1233</Words>
  <Characters>7030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Shirse</dc:creator>
  <cp:keywords/>
  <dc:description/>
  <cp:lastModifiedBy>Amitalok</cp:lastModifiedBy>
  <cp:revision>10</cp:revision>
  <dcterms:created xsi:type="dcterms:W3CDTF">2023-08-06T17:40:00Z</dcterms:created>
  <dcterms:modified xsi:type="dcterms:W3CDTF">2024-08-01T09:24:00Z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0x010100D58278D35DDBE947AD1F7C6C8B8C4AB8</vt:lpwstr>
  </property>
</Properties>
</file>